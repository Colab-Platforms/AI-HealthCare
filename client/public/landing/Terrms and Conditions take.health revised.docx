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B97F7C" w14:textId="6D0661BD" w:rsidR="002B0C6B" w:rsidRPr="00627A62" w:rsidRDefault="00391D41" w:rsidP="00391D41">
      <w:pPr>
        <w:spacing w:before="100" w:beforeAutospacing="1" w:after="100" w:afterAutospacing="1" w:line="276" w:lineRule="auto"/>
        <w:jc w:val="center"/>
        <w:outlineLvl w:val="1"/>
        <w:rPr>
          <w:rFonts w:ascii="Times New Roman" w:eastAsia="Times New Roman" w:hAnsi="Times New Roman" w:cs="Times New Roman"/>
          <w:b/>
          <w:bCs/>
          <w:color w:val="000000"/>
          <w:kern w:val="0"/>
          <w:lang w:val="en-IN" w:eastAsia="en-GB" w:bidi="hi-IN"/>
          <w14:ligatures w14:val="none"/>
        </w:rPr>
      </w:pPr>
      <w:r w:rsidRPr="00627A62">
        <w:rPr>
          <w:rFonts w:ascii="Times New Roman" w:eastAsia="Times New Roman" w:hAnsi="Times New Roman" w:cs="Times New Roman"/>
          <w:b/>
          <w:bCs/>
          <w:color w:val="000000"/>
          <w:kern w:val="36"/>
          <w:lang w:val="en-IN" w:eastAsia="en-GB" w:bidi="hi-IN"/>
          <w14:ligatures w14:val="none"/>
        </w:rPr>
        <w:t>TERMS AND CONDITIONS</w:t>
      </w:r>
    </w:p>
    <w:p w14:paraId="3A0E48BD" w14:textId="3E2E6B1B" w:rsidR="002B0C6B" w:rsidRPr="00627A62" w:rsidRDefault="00391D41" w:rsidP="00886395">
      <w:pPr>
        <w:spacing w:before="100" w:beforeAutospacing="1" w:after="100" w:afterAutospacing="1" w:line="276" w:lineRule="auto"/>
        <w:jc w:val="center"/>
        <w:outlineLvl w:val="0"/>
        <w:rPr>
          <w:rFonts w:ascii="Times New Roman" w:eastAsia="Times New Roman" w:hAnsi="Times New Roman" w:cs="Times New Roman"/>
          <w:b/>
          <w:bCs/>
          <w:color w:val="000000"/>
          <w:kern w:val="36"/>
          <w:lang w:val="en-IN" w:eastAsia="en-GB" w:bidi="hi-IN"/>
          <w14:ligatures w14:val="none"/>
        </w:rPr>
      </w:pPr>
      <w:r w:rsidRPr="00627A62">
        <w:rPr>
          <w:rFonts w:ascii="Times New Roman" w:eastAsia="Times New Roman" w:hAnsi="Times New Roman" w:cs="Times New Roman"/>
          <w:b/>
          <w:bCs/>
          <w:color w:val="000000"/>
          <w:kern w:val="36"/>
          <w:lang w:val="en-IN" w:eastAsia="en-GB" w:bidi="hi-IN"/>
          <w14:ligatures w14:val="none"/>
        </w:rPr>
        <w:t>SECTION</w:t>
      </w:r>
      <w:r w:rsidR="002B0C6B" w:rsidRPr="00627A62">
        <w:rPr>
          <w:rFonts w:ascii="Times New Roman" w:eastAsia="Times New Roman" w:hAnsi="Times New Roman" w:cs="Times New Roman"/>
          <w:b/>
          <w:bCs/>
          <w:color w:val="000000"/>
          <w:kern w:val="36"/>
          <w:lang w:val="en-IN" w:eastAsia="en-GB" w:bidi="hi-IN"/>
          <w14:ligatures w14:val="none"/>
        </w:rPr>
        <w:t xml:space="preserve"> I</w:t>
      </w:r>
      <w:r w:rsidRPr="00627A62">
        <w:rPr>
          <w:rFonts w:ascii="Times New Roman" w:eastAsia="Times New Roman" w:hAnsi="Times New Roman" w:cs="Times New Roman"/>
          <w:b/>
          <w:bCs/>
          <w:color w:val="000000"/>
          <w:kern w:val="36"/>
          <w:lang w:val="en-IN" w:eastAsia="en-GB" w:bidi="hi-IN"/>
          <w14:ligatures w14:val="none"/>
        </w:rPr>
        <w:t xml:space="preserve">: </w:t>
      </w:r>
      <w:r w:rsidR="002B0C6B" w:rsidRPr="00627A62">
        <w:rPr>
          <w:rFonts w:ascii="Times New Roman" w:eastAsia="Times New Roman" w:hAnsi="Times New Roman" w:cs="Times New Roman"/>
          <w:b/>
          <w:bCs/>
          <w:color w:val="000000"/>
          <w:kern w:val="36"/>
          <w:lang w:val="en-IN" w:eastAsia="en-GB" w:bidi="hi-IN"/>
          <w14:ligatures w14:val="none"/>
        </w:rPr>
        <w:t>TERMS OF SERVICE</w:t>
      </w:r>
    </w:p>
    <w:p w14:paraId="18490DBD" w14:textId="77777777" w:rsidR="007C622C" w:rsidRDefault="007C622C" w:rsidP="007C622C">
      <w:pPr>
        <w:pStyle w:val="NormalWeb"/>
        <w:jc w:val="both"/>
      </w:pPr>
      <w:r>
        <w:t xml:space="preserve">This user agreement (“Agreement”) is entered into between you and </w:t>
      </w:r>
      <w:r>
        <w:rPr>
          <w:rStyle w:val="whitespace-normal"/>
          <w:rFonts w:eastAsiaTheme="majorEastAsia"/>
        </w:rPr>
        <w:t>TAKE Solutions Limited</w:t>
      </w:r>
      <w:r>
        <w:t xml:space="preserve"> (“</w:t>
      </w:r>
      <w:proofErr w:type="spellStart"/>
      <w:r>
        <w:t>take.health</w:t>
      </w:r>
      <w:proofErr w:type="spellEnd"/>
      <w:r>
        <w:t xml:space="preserve">”, “Company”, “we”, “us” or “our”), governing your access to and use of the </w:t>
      </w:r>
      <w:proofErr w:type="spellStart"/>
      <w:r>
        <w:t>take.health</w:t>
      </w:r>
      <w:proofErr w:type="spellEnd"/>
      <w:r>
        <w:t xml:space="preserve"> website available at </w:t>
      </w:r>
      <w:hyperlink r:id="rId5" w:tgtFrame="_new" w:history="1">
        <w:r>
          <w:rPr>
            <w:rStyle w:val="Hyperlink"/>
            <w:rFonts w:eastAsiaTheme="majorEastAsia"/>
          </w:rPr>
          <w:t>www.take.health</w:t>
        </w:r>
      </w:hyperlink>
      <w:r>
        <w:t xml:space="preserve"> (“Website”), the mobile application (“App”), and all related interfaces including user dashboards, APIs, and digital platforms operated by the Company (collectively referred to as the “Platform”), along with all products, features, and services made available thereon (collectively, the “Services”). </w:t>
      </w:r>
    </w:p>
    <w:p w14:paraId="45A0C907" w14:textId="77777777" w:rsidR="007C622C" w:rsidRDefault="007C622C" w:rsidP="007C622C">
      <w:pPr>
        <w:pStyle w:val="NormalWeb"/>
        <w:jc w:val="both"/>
      </w:pPr>
      <w:r>
        <w:t>The Platform may also host and provide access to a digital marketplace (“Marketplace”) through the Website and App, enabling Users to discover, access, and purchase health, wellness, diagnostic, or related products and services offered either by the Company or by third-party vendors, partners, or healthcare service providers.</w:t>
      </w:r>
    </w:p>
    <w:p w14:paraId="444CE251" w14:textId="35D220DB" w:rsidR="007C622C" w:rsidRDefault="007C622C" w:rsidP="007C622C">
      <w:pPr>
        <w:pStyle w:val="NormalWeb"/>
        <w:jc w:val="both"/>
        <w:rPr>
          <w:ins w:id="0" w:author="USER" w:date="2026-04-16T14:37:00Z"/>
        </w:rPr>
      </w:pPr>
      <w:r>
        <w:t>The Company may engage its subsidiaries, affiliates, partners, and authorised third-party service providers (“Affiliates”) to facilitate and deliver the Services and Marketplace offerings to you, and you acknowledge and agree that such Affiliates shall be entitled to provide such Services under the terms of this Agreement.</w:t>
      </w:r>
    </w:p>
    <w:p w14:paraId="59433179" w14:textId="4E43EFCA" w:rsidR="00DC6B25" w:rsidRDefault="00DC6B25" w:rsidP="007C622C">
      <w:pPr>
        <w:pStyle w:val="NormalWeb"/>
        <w:jc w:val="both"/>
      </w:pPr>
      <w:ins w:id="1" w:author="USER" w:date="2026-04-16T14:37:00Z">
        <w:r w:rsidRPr="00DC6B25">
          <w:t>The Company operates the Marketplace as an intermediary platform and, unless expressly stated otherwise, does not act as the seller, manufacturer, distributor, or service provider of any third-party products or services listed on the Marketplace.</w:t>
        </w:r>
      </w:ins>
    </w:p>
    <w:p w14:paraId="54930FEC" w14:textId="77777777" w:rsidR="007C622C" w:rsidRDefault="007C622C" w:rsidP="007C622C">
      <w:pPr>
        <w:pStyle w:val="NormalWeb"/>
        <w:jc w:val="both"/>
      </w:pPr>
      <w:r>
        <w:t>By accessing or using the Website, App, Platform, or Marketplace, including at your option registering thereon, creating an account, uploading health data, or using any AI-powered health features or purchasing products/services, you agree to be bound by this Agreement and all terms contained herein. This Agreement applies to all visitors, users, customers, healthcare providers, and others who access or use the Services (“Users”). If you do not agree with any part of this Agreement, you are not permitted to use the Platform or Services, and the Company shall not be liable for any consequences arising from such unauthorised use.</w:t>
      </w:r>
    </w:p>
    <w:p w14:paraId="28D6AA0D" w14:textId="77777777" w:rsidR="007C622C" w:rsidRDefault="007C622C" w:rsidP="007C622C">
      <w:pPr>
        <w:pStyle w:val="NormalWeb"/>
        <w:jc w:val="both"/>
      </w:pPr>
      <w:r>
        <w:t>The Company reserves the right to modify, amend, or update this Agreement at any time by updating this page or publishing revised terms on the Website, App, or Marketplace. Such changes shall be effective immediately upon posting. You are expected to review this Agreement periodically to remain informed of any updates, as your continued use of the Platform, Website, App, or Marketplace following such changes constitutes your acceptance of the revised terms.</w:t>
      </w:r>
    </w:p>
    <w:p w14:paraId="3C196CED" w14:textId="6264BE11" w:rsidR="002B0C6B" w:rsidRPr="00627A62" w:rsidRDefault="002B0C6B" w:rsidP="00391D41">
      <w:pPr>
        <w:spacing w:before="100" w:beforeAutospacing="1" w:after="100" w:afterAutospacing="1" w:line="276" w:lineRule="auto"/>
        <w:outlineLvl w:val="1"/>
        <w:rPr>
          <w:rFonts w:ascii="Times New Roman" w:eastAsia="Times New Roman" w:hAnsi="Times New Roman" w:cs="Times New Roman"/>
          <w:b/>
          <w:bCs/>
          <w:color w:val="000000"/>
          <w:kern w:val="0"/>
          <w:lang w:val="en-IN" w:eastAsia="en-GB" w:bidi="hi-IN"/>
          <w14:ligatures w14:val="none"/>
        </w:rPr>
      </w:pPr>
      <w:r w:rsidRPr="00627A62">
        <w:rPr>
          <w:rFonts w:ascii="Times New Roman" w:eastAsia="Times New Roman" w:hAnsi="Times New Roman" w:cs="Times New Roman"/>
          <w:b/>
          <w:bCs/>
          <w:color w:val="000000"/>
          <w:kern w:val="0"/>
          <w:lang w:val="en-IN" w:eastAsia="en-GB" w:bidi="hi-IN"/>
          <w14:ligatures w14:val="none"/>
        </w:rPr>
        <w:t>Definitions</w:t>
      </w:r>
    </w:p>
    <w:p w14:paraId="36748376" w14:textId="77777777" w:rsidR="002B0C6B" w:rsidRPr="00627A62" w:rsidRDefault="002B0C6B"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In this Master Policy Document, the following words and expressions shall have the meanings set out below unless the context requires otherwise: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gridCol w:w="8014"/>
        <w:tblGridChange w:id="2">
          <w:tblGrid>
            <w:gridCol w:w="2192"/>
            <w:gridCol w:w="12"/>
            <w:gridCol w:w="530"/>
            <w:gridCol w:w="7472"/>
          </w:tblGrid>
        </w:tblGridChange>
      </w:tblGrid>
      <w:tr w:rsidR="002B0C6B" w:rsidRPr="00627A62" w14:paraId="4219C075" w14:textId="77777777">
        <w:trPr>
          <w:tblHeader/>
          <w:tblCellSpacing w:w="15" w:type="dxa"/>
        </w:trPr>
        <w:tc>
          <w:tcPr>
            <w:tcW w:w="0" w:type="auto"/>
            <w:vAlign w:val="center"/>
            <w:hideMark/>
          </w:tcPr>
          <w:p w14:paraId="2EE404A9" w14:textId="77777777" w:rsidR="002B0C6B" w:rsidRPr="00627A62" w:rsidRDefault="002B0C6B" w:rsidP="00391D41">
            <w:pPr>
              <w:spacing w:after="0" w:line="276" w:lineRule="auto"/>
              <w:rPr>
                <w:rFonts w:ascii="Times New Roman" w:eastAsia="Times New Roman" w:hAnsi="Times New Roman" w:cs="Times New Roman"/>
                <w:b/>
                <w:bCs/>
                <w:kern w:val="0"/>
                <w:lang w:val="en-IN" w:eastAsia="en-GB" w:bidi="hi-IN"/>
                <w14:ligatures w14:val="none"/>
              </w:rPr>
            </w:pPr>
            <w:r w:rsidRPr="00627A62">
              <w:rPr>
                <w:rFonts w:ascii="Times New Roman" w:eastAsia="Times New Roman" w:hAnsi="Times New Roman" w:cs="Times New Roman"/>
                <w:b/>
                <w:bCs/>
                <w:kern w:val="0"/>
                <w:lang w:val="en-IN" w:eastAsia="en-GB" w:bidi="hi-IN"/>
                <w14:ligatures w14:val="none"/>
              </w:rPr>
              <w:t>Term</w:t>
            </w:r>
          </w:p>
        </w:tc>
        <w:tc>
          <w:tcPr>
            <w:tcW w:w="0" w:type="auto"/>
            <w:vAlign w:val="center"/>
            <w:hideMark/>
          </w:tcPr>
          <w:p w14:paraId="7C93831C" w14:textId="77777777" w:rsidR="002B0C6B" w:rsidRPr="00627A62" w:rsidRDefault="002B0C6B" w:rsidP="00391D41">
            <w:pPr>
              <w:spacing w:after="0" w:line="276" w:lineRule="auto"/>
              <w:rPr>
                <w:rFonts w:ascii="Times New Roman" w:eastAsia="Times New Roman" w:hAnsi="Times New Roman" w:cs="Times New Roman"/>
                <w:b/>
                <w:bCs/>
                <w:kern w:val="0"/>
                <w:lang w:val="en-IN" w:eastAsia="en-GB" w:bidi="hi-IN"/>
                <w14:ligatures w14:val="none"/>
              </w:rPr>
            </w:pPr>
            <w:r w:rsidRPr="00627A62">
              <w:rPr>
                <w:rFonts w:ascii="Times New Roman" w:eastAsia="Times New Roman" w:hAnsi="Times New Roman" w:cs="Times New Roman"/>
                <w:b/>
                <w:bCs/>
                <w:kern w:val="0"/>
                <w:lang w:val="en-IN" w:eastAsia="en-GB" w:bidi="hi-IN"/>
                <w14:ligatures w14:val="none"/>
              </w:rPr>
              <w:t>Meaning</w:t>
            </w:r>
          </w:p>
        </w:tc>
      </w:tr>
      <w:tr w:rsidR="002B0C6B" w:rsidRPr="00627A62" w14:paraId="37A7E259" w14:textId="77777777">
        <w:trPr>
          <w:tblCellSpacing w:w="15" w:type="dxa"/>
        </w:trPr>
        <w:tc>
          <w:tcPr>
            <w:tcW w:w="0" w:type="auto"/>
            <w:vAlign w:val="center"/>
            <w:hideMark/>
          </w:tcPr>
          <w:p w14:paraId="70F928EF" w14:textId="77777777" w:rsidR="002B0C6B" w:rsidRPr="00627A62" w:rsidRDefault="002B0C6B" w:rsidP="00391D41">
            <w:pPr>
              <w:spacing w:after="0"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b/>
                <w:bCs/>
                <w:kern w:val="0"/>
                <w:lang w:val="en-IN" w:eastAsia="en-GB" w:bidi="hi-IN"/>
                <w14:ligatures w14:val="none"/>
              </w:rPr>
              <w:t>Platform / Services</w:t>
            </w:r>
          </w:p>
        </w:tc>
        <w:tc>
          <w:tcPr>
            <w:tcW w:w="0" w:type="auto"/>
            <w:vAlign w:val="center"/>
            <w:hideMark/>
          </w:tcPr>
          <w:p w14:paraId="21A45043" w14:textId="77777777" w:rsidR="002B0C6B" w:rsidRPr="00627A62" w:rsidRDefault="002B0C6B" w:rsidP="00391D41">
            <w:pPr>
              <w:spacing w:after="0"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kern w:val="0"/>
                <w:lang w:val="en-IN" w:eastAsia="en-GB" w:bidi="hi-IN"/>
                <w14:ligatures w14:val="none"/>
              </w:rPr>
              <w:t>The take.health website, dashboard, mobile applications, APIs, AI-powered health tools, and all features and content made available by the Company.</w:t>
            </w:r>
          </w:p>
        </w:tc>
      </w:tr>
      <w:tr w:rsidR="002B0C6B" w:rsidRPr="00627A62" w14:paraId="7C30603D" w14:textId="77777777">
        <w:trPr>
          <w:tblCellSpacing w:w="15" w:type="dxa"/>
        </w:trPr>
        <w:tc>
          <w:tcPr>
            <w:tcW w:w="0" w:type="auto"/>
            <w:vAlign w:val="center"/>
            <w:hideMark/>
          </w:tcPr>
          <w:p w14:paraId="3EA3392A" w14:textId="77777777" w:rsidR="002B0C6B" w:rsidRPr="00627A62" w:rsidRDefault="002B0C6B" w:rsidP="004B6EEA">
            <w:pPr>
              <w:spacing w:after="0" w:line="276" w:lineRule="auto"/>
              <w:ind w:right="192"/>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b/>
                <w:bCs/>
                <w:kern w:val="0"/>
                <w:lang w:val="en-IN" w:eastAsia="en-GB" w:bidi="hi-IN"/>
                <w14:ligatures w14:val="none"/>
              </w:rPr>
              <w:t>Master Policy Document / Agreement</w:t>
            </w:r>
          </w:p>
        </w:tc>
        <w:tc>
          <w:tcPr>
            <w:tcW w:w="0" w:type="auto"/>
            <w:vAlign w:val="center"/>
            <w:hideMark/>
          </w:tcPr>
          <w:p w14:paraId="16D4C904" w14:textId="4DDC7515" w:rsidR="002B0C6B" w:rsidRPr="00627A62" w:rsidRDefault="002B0C6B" w:rsidP="00391D41">
            <w:pPr>
              <w:spacing w:after="0"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kern w:val="0"/>
                <w:lang w:val="en-IN" w:eastAsia="en-GB" w:bidi="hi-IN"/>
                <w14:ligatures w14:val="none"/>
              </w:rPr>
              <w:t>This entire document in its current version as published on the Platform.</w:t>
            </w:r>
          </w:p>
        </w:tc>
      </w:tr>
      <w:tr w:rsidR="002B0C6B" w:rsidRPr="00627A62" w14:paraId="283D7BD9" w14:textId="77777777">
        <w:trPr>
          <w:tblCellSpacing w:w="15" w:type="dxa"/>
        </w:trPr>
        <w:tc>
          <w:tcPr>
            <w:tcW w:w="0" w:type="auto"/>
            <w:vAlign w:val="center"/>
            <w:hideMark/>
          </w:tcPr>
          <w:p w14:paraId="66E8F06E" w14:textId="77777777" w:rsidR="002B0C6B" w:rsidRPr="00627A62" w:rsidRDefault="002B0C6B" w:rsidP="004B6EEA">
            <w:pPr>
              <w:spacing w:after="0" w:line="276" w:lineRule="auto"/>
              <w:ind w:right="192"/>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b/>
                <w:bCs/>
                <w:kern w:val="0"/>
                <w:lang w:val="en-IN" w:eastAsia="en-GB" w:bidi="hi-IN"/>
                <w14:ligatures w14:val="none"/>
              </w:rPr>
              <w:t>User / Consumer User</w:t>
            </w:r>
          </w:p>
        </w:tc>
        <w:tc>
          <w:tcPr>
            <w:tcW w:w="0" w:type="auto"/>
            <w:vAlign w:val="center"/>
            <w:hideMark/>
          </w:tcPr>
          <w:p w14:paraId="115C97F0" w14:textId="77777777" w:rsidR="002B0C6B" w:rsidRPr="00627A62" w:rsidRDefault="002B0C6B" w:rsidP="00391D41">
            <w:pPr>
              <w:spacing w:after="0"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kern w:val="0"/>
                <w:lang w:val="en-IN" w:eastAsia="en-GB" w:bidi="hi-IN"/>
                <w14:ligatures w14:val="none"/>
              </w:rPr>
              <w:t>An individual who registers on the Platform for personal preventive health monitoring, wellness tracking, and AI-assisted health insights.</w:t>
            </w:r>
          </w:p>
        </w:tc>
      </w:tr>
      <w:tr w:rsidR="002B0C6B" w:rsidRPr="00627A62" w14:paraId="22DE9D5C" w14:textId="77777777">
        <w:trPr>
          <w:tblCellSpacing w:w="15" w:type="dxa"/>
        </w:trPr>
        <w:tc>
          <w:tcPr>
            <w:tcW w:w="0" w:type="auto"/>
            <w:vAlign w:val="center"/>
            <w:hideMark/>
          </w:tcPr>
          <w:p w14:paraId="59C50D5F" w14:textId="77777777" w:rsidR="002B0C6B" w:rsidRPr="00627A62" w:rsidRDefault="002B0C6B" w:rsidP="00391D41">
            <w:pPr>
              <w:spacing w:after="0"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b/>
                <w:bCs/>
                <w:kern w:val="0"/>
                <w:lang w:val="en-IN" w:eastAsia="en-GB" w:bidi="hi-IN"/>
                <w14:ligatures w14:val="none"/>
              </w:rPr>
              <w:lastRenderedPageBreak/>
              <w:t>Healthcare Provider / B2B User</w:t>
            </w:r>
          </w:p>
        </w:tc>
        <w:tc>
          <w:tcPr>
            <w:tcW w:w="0" w:type="auto"/>
            <w:vAlign w:val="center"/>
            <w:hideMark/>
          </w:tcPr>
          <w:p w14:paraId="779ED1AC" w14:textId="77777777" w:rsidR="002B0C6B" w:rsidRPr="00627A62" w:rsidRDefault="002B0C6B" w:rsidP="00391D41">
            <w:pPr>
              <w:spacing w:after="0"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kern w:val="0"/>
                <w:lang w:val="en-IN" w:eastAsia="en-GB" w:bidi="hi-IN"/>
                <w14:ligatures w14:val="none"/>
              </w:rPr>
              <w:t>A Registered Medical Practitioner, diagnostic laboratory, hospital, clinic, corporate wellness provider, or healthcare institution accessing the Platform for professional or institutional purposes.</w:t>
            </w:r>
          </w:p>
        </w:tc>
      </w:tr>
      <w:tr w:rsidR="002B0C6B" w:rsidRPr="00627A62" w14:paraId="72694B80" w14:textId="77777777">
        <w:trPr>
          <w:tblCellSpacing w:w="15" w:type="dxa"/>
        </w:trPr>
        <w:tc>
          <w:tcPr>
            <w:tcW w:w="0" w:type="auto"/>
            <w:vAlign w:val="center"/>
            <w:hideMark/>
          </w:tcPr>
          <w:p w14:paraId="51479F39" w14:textId="77777777" w:rsidR="002B0C6B" w:rsidRPr="00627A62" w:rsidRDefault="002B0C6B" w:rsidP="00391D41">
            <w:pPr>
              <w:spacing w:after="0"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b/>
                <w:bCs/>
                <w:kern w:val="0"/>
                <w:lang w:val="en-IN" w:eastAsia="en-GB" w:bidi="hi-IN"/>
                <w14:ligatures w14:val="none"/>
              </w:rPr>
              <w:t>AI Health Insights</w:t>
            </w:r>
          </w:p>
        </w:tc>
        <w:tc>
          <w:tcPr>
            <w:tcW w:w="0" w:type="auto"/>
            <w:vAlign w:val="center"/>
            <w:hideMark/>
          </w:tcPr>
          <w:p w14:paraId="43B42E84" w14:textId="77777777" w:rsidR="002B0C6B" w:rsidRPr="00627A62" w:rsidRDefault="002B0C6B" w:rsidP="00391D41">
            <w:pPr>
              <w:spacing w:after="0"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kern w:val="0"/>
                <w:lang w:val="en-IN" w:eastAsia="en-GB" w:bidi="hi-IN"/>
                <w14:ligatures w14:val="none"/>
              </w:rPr>
              <w:t>Personalised health information, risk scores, wellness recommendations, lab report analyses, and predictive health assessments generated by the Platform's artificial intelligence and machine learning systems.</w:t>
            </w:r>
          </w:p>
        </w:tc>
      </w:tr>
      <w:tr w:rsidR="002B0C6B" w:rsidRPr="00627A62" w14:paraId="22402950" w14:textId="77777777">
        <w:trPr>
          <w:tblCellSpacing w:w="15" w:type="dxa"/>
        </w:trPr>
        <w:tc>
          <w:tcPr>
            <w:tcW w:w="0" w:type="auto"/>
            <w:vAlign w:val="center"/>
            <w:hideMark/>
          </w:tcPr>
          <w:p w14:paraId="4C826DA0" w14:textId="77777777" w:rsidR="002B0C6B" w:rsidRPr="00627A62" w:rsidRDefault="002B0C6B" w:rsidP="00391D41">
            <w:pPr>
              <w:spacing w:after="0"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b/>
                <w:bCs/>
                <w:kern w:val="0"/>
                <w:lang w:val="en-IN" w:eastAsia="en-GB" w:bidi="hi-IN"/>
                <w14:ligatures w14:val="none"/>
              </w:rPr>
              <w:t>Health Data</w:t>
            </w:r>
          </w:p>
        </w:tc>
        <w:tc>
          <w:tcPr>
            <w:tcW w:w="0" w:type="auto"/>
            <w:vAlign w:val="center"/>
            <w:hideMark/>
          </w:tcPr>
          <w:p w14:paraId="42B48431" w14:textId="77777777" w:rsidR="002B0C6B" w:rsidRPr="00627A62" w:rsidRDefault="002B0C6B" w:rsidP="00391D41">
            <w:pPr>
              <w:spacing w:after="0"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kern w:val="0"/>
                <w:lang w:val="en-IN" w:eastAsia="en-GB" w:bidi="hi-IN"/>
                <w14:ligatures w14:val="none"/>
              </w:rPr>
              <w:t>All data pertaining to a User's physical or mental health submitted to, processed by, or generated on the Platform, including but not limited to lab reports, biometric measurements, medical history, dietary information, sleep data, and risk predictions.</w:t>
            </w:r>
          </w:p>
        </w:tc>
      </w:tr>
      <w:tr w:rsidR="002B0C6B" w:rsidRPr="00627A62" w14:paraId="769D71BC" w14:textId="77777777">
        <w:trPr>
          <w:tblCellSpacing w:w="15" w:type="dxa"/>
        </w:trPr>
        <w:tc>
          <w:tcPr>
            <w:tcW w:w="0" w:type="auto"/>
            <w:vAlign w:val="center"/>
            <w:hideMark/>
          </w:tcPr>
          <w:p w14:paraId="127DAFEB" w14:textId="77777777" w:rsidR="002B0C6B" w:rsidRPr="00627A62" w:rsidRDefault="002B0C6B" w:rsidP="00391D41">
            <w:pPr>
              <w:spacing w:after="0"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b/>
                <w:bCs/>
                <w:kern w:val="0"/>
                <w:lang w:val="en-IN" w:eastAsia="en-GB" w:bidi="hi-IN"/>
                <w14:ligatures w14:val="none"/>
              </w:rPr>
              <w:t>SPDI</w:t>
            </w:r>
          </w:p>
        </w:tc>
        <w:tc>
          <w:tcPr>
            <w:tcW w:w="0" w:type="auto"/>
            <w:vAlign w:val="center"/>
            <w:hideMark/>
          </w:tcPr>
          <w:p w14:paraId="7AD27347" w14:textId="1D84777B" w:rsidR="002B0C6B" w:rsidRPr="00627A62" w:rsidRDefault="002B0C6B" w:rsidP="00391D41">
            <w:pPr>
              <w:spacing w:after="0"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kern w:val="0"/>
                <w:lang w:val="en-IN" w:eastAsia="en-GB" w:bidi="hi-IN"/>
                <w14:ligatures w14:val="none"/>
              </w:rPr>
              <w:t>Sensitive Personal Data or Information as defined under Rule 3 of the IT (Reasonable Security Practices and Procedures and Sensitive Personal Data or Information) Rules, 2011 which encompasses all Health Data processed on this Platform.</w:t>
            </w:r>
          </w:p>
        </w:tc>
      </w:tr>
      <w:tr w:rsidR="002B0C6B" w:rsidRPr="00627A62" w14:paraId="5E220697" w14:textId="77777777">
        <w:trPr>
          <w:tblCellSpacing w:w="15" w:type="dxa"/>
        </w:trPr>
        <w:tc>
          <w:tcPr>
            <w:tcW w:w="0" w:type="auto"/>
            <w:vAlign w:val="center"/>
            <w:hideMark/>
          </w:tcPr>
          <w:p w14:paraId="11213EBF" w14:textId="77777777" w:rsidR="002B0C6B" w:rsidRPr="00627A62" w:rsidRDefault="002B0C6B" w:rsidP="00391D41">
            <w:pPr>
              <w:spacing w:after="0"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b/>
                <w:bCs/>
                <w:kern w:val="0"/>
                <w:lang w:val="en-IN" w:eastAsia="en-GB" w:bidi="hi-IN"/>
                <w14:ligatures w14:val="none"/>
              </w:rPr>
              <w:t>Personal Data</w:t>
            </w:r>
          </w:p>
        </w:tc>
        <w:tc>
          <w:tcPr>
            <w:tcW w:w="0" w:type="auto"/>
            <w:vAlign w:val="center"/>
            <w:hideMark/>
          </w:tcPr>
          <w:p w14:paraId="4370EC32" w14:textId="6543E5AF" w:rsidR="002B0C6B" w:rsidRPr="00627A62" w:rsidRDefault="002B0C6B" w:rsidP="00391D41">
            <w:pPr>
              <w:spacing w:after="0"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kern w:val="0"/>
                <w:lang w:val="en-IN" w:eastAsia="en-GB" w:bidi="hi-IN"/>
                <w14:ligatures w14:val="none"/>
              </w:rPr>
              <w:t>As defined under Section 2(t) of the Digital Personal Data Protection Act 2023</w:t>
            </w:r>
            <w:r w:rsidR="00A86E85" w:rsidRPr="00627A62">
              <w:rPr>
                <w:rFonts w:ascii="Times New Roman" w:eastAsia="Times New Roman" w:hAnsi="Times New Roman" w:cs="Times New Roman"/>
                <w:kern w:val="0"/>
                <w:lang w:val="en-IN" w:eastAsia="en-GB" w:bidi="hi-IN"/>
                <w14:ligatures w14:val="none"/>
              </w:rPr>
              <w:t>,</w:t>
            </w:r>
            <w:r w:rsidRPr="00627A62">
              <w:rPr>
                <w:rFonts w:ascii="Times New Roman" w:eastAsia="Times New Roman" w:hAnsi="Times New Roman" w:cs="Times New Roman"/>
                <w:kern w:val="0"/>
                <w:lang w:val="en-IN" w:eastAsia="en-GB" w:bidi="hi-IN"/>
                <w14:ligatures w14:val="none"/>
              </w:rPr>
              <w:t xml:space="preserve"> any data about an individual who is identifiable by or in relation to such data.</w:t>
            </w:r>
          </w:p>
        </w:tc>
      </w:tr>
      <w:tr w:rsidR="002B0C6B" w:rsidRPr="00627A62" w14:paraId="06EF5354" w14:textId="77777777" w:rsidTr="00972703">
        <w:tblPrEx>
          <w:tblW w:w="0" w:type="auto"/>
          <w:tblCellSpacing w:w="15" w:type="dxa"/>
          <w:tblCellMar>
            <w:top w:w="15" w:type="dxa"/>
            <w:left w:w="15" w:type="dxa"/>
            <w:bottom w:w="15" w:type="dxa"/>
            <w:right w:w="15" w:type="dxa"/>
          </w:tblCellMar>
          <w:tblPrExChange w:id="3" w:author="USER" w:date="2026-04-16T15:04:00Z">
            <w:tblPrEx>
              <w:tblW w:w="0" w:type="auto"/>
              <w:tblCellSpacing w:w="15" w:type="dxa"/>
              <w:tblCellMar>
                <w:top w:w="15" w:type="dxa"/>
                <w:left w:w="15" w:type="dxa"/>
                <w:bottom w:w="15" w:type="dxa"/>
                <w:right w:w="15" w:type="dxa"/>
              </w:tblCellMar>
            </w:tblPrEx>
          </w:tblPrExChange>
        </w:tblPrEx>
        <w:trPr>
          <w:tblCellSpacing w:w="15" w:type="dxa"/>
          <w:trPrChange w:id="4" w:author="USER" w:date="2026-04-16T15:04:00Z">
            <w:trPr>
              <w:tblCellSpacing w:w="15" w:type="dxa"/>
            </w:trPr>
          </w:trPrChange>
        </w:trPr>
        <w:tc>
          <w:tcPr>
            <w:tcW w:w="0" w:type="auto"/>
            <w:vAlign w:val="center"/>
            <w:tcPrChange w:id="5" w:author="USER" w:date="2026-04-16T15:04:00Z">
              <w:tcPr>
                <w:tcW w:w="0" w:type="auto"/>
                <w:gridSpan w:val="3"/>
                <w:vAlign w:val="center"/>
              </w:tcPr>
            </w:tcPrChange>
          </w:tcPr>
          <w:p w14:paraId="5A63B32F" w14:textId="6708C2B2" w:rsidR="002B0C6B" w:rsidRPr="00627A62" w:rsidRDefault="002B0C6B" w:rsidP="00391D41">
            <w:pPr>
              <w:spacing w:after="0" w:line="276" w:lineRule="auto"/>
              <w:rPr>
                <w:rFonts w:ascii="Times New Roman" w:eastAsia="Times New Roman" w:hAnsi="Times New Roman" w:cs="Times New Roman"/>
                <w:kern w:val="0"/>
                <w:lang w:val="en-IN" w:eastAsia="en-GB" w:bidi="hi-IN"/>
                <w14:ligatures w14:val="none"/>
              </w:rPr>
            </w:pPr>
            <w:del w:id="6" w:author="USER" w:date="2026-04-16T15:04:00Z">
              <w:r w:rsidRPr="00627A62" w:rsidDel="00972703">
                <w:rPr>
                  <w:rFonts w:ascii="Times New Roman" w:eastAsia="Times New Roman" w:hAnsi="Times New Roman" w:cs="Times New Roman"/>
                  <w:b/>
                  <w:bCs/>
                  <w:kern w:val="0"/>
                  <w:lang w:val="en-IN" w:eastAsia="en-GB" w:bidi="hi-IN"/>
                  <w14:ligatures w14:val="none"/>
                </w:rPr>
                <w:delText>Data Fiduciary</w:delText>
              </w:r>
            </w:del>
          </w:p>
        </w:tc>
        <w:tc>
          <w:tcPr>
            <w:tcW w:w="0" w:type="auto"/>
            <w:vAlign w:val="center"/>
            <w:tcPrChange w:id="7" w:author="USER" w:date="2026-04-16T15:04:00Z">
              <w:tcPr>
                <w:tcW w:w="0" w:type="auto"/>
                <w:vAlign w:val="center"/>
              </w:tcPr>
            </w:tcPrChange>
          </w:tcPr>
          <w:p w14:paraId="3DDDF43B" w14:textId="1E1A0399" w:rsidR="002B0C6B" w:rsidRPr="00627A62" w:rsidRDefault="002B0C6B" w:rsidP="00391D41">
            <w:pPr>
              <w:spacing w:after="0" w:line="276" w:lineRule="auto"/>
              <w:rPr>
                <w:rFonts w:ascii="Times New Roman" w:eastAsia="Times New Roman" w:hAnsi="Times New Roman" w:cs="Times New Roman"/>
                <w:kern w:val="0"/>
                <w:lang w:val="en-IN" w:eastAsia="en-GB" w:bidi="hi-IN"/>
                <w14:ligatures w14:val="none"/>
              </w:rPr>
            </w:pPr>
            <w:del w:id="8" w:author="USER" w:date="2026-04-16T15:04:00Z">
              <w:r w:rsidRPr="00627A62" w:rsidDel="00972703">
                <w:rPr>
                  <w:rFonts w:ascii="Times New Roman" w:eastAsia="Times New Roman" w:hAnsi="Times New Roman" w:cs="Times New Roman"/>
                  <w:kern w:val="0"/>
                  <w:lang w:val="en-IN" w:eastAsia="en-GB" w:bidi="hi-IN"/>
                  <w14:ligatures w14:val="none"/>
                </w:rPr>
                <w:delText>As defined under Section 2(i) of the DPDPA 2023</w:delText>
              </w:r>
              <w:r w:rsidR="00A86E85" w:rsidRPr="00627A62" w:rsidDel="00972703">
                <w:rPr>
                  <w:rFonts w:ascii="Times New Roman" w:eastAsia="Times New Roman" w:hAnsi="Times New Roman" w:cs="Times New Roman"/>
                  <w:kern w:val="0"/>
                  <w:lang w:val="en-IN" w:eastAsia="en-GB" w:bidi="hi-IN"/>
                  <w14:ligatures w14:val="none"/>
                </w:rPr>
                <w:delText>,</w:delText>
              </w:r>
              <w:r w:rsidRPr="00627A62" w:rsidDel="00972703">
                <w:rPr>
                  <w:rFonts w:ascii="Times New Roman" w:eastAsia="Times New Roman" w:hAnsi="Times New Roman" w:cs="Times New Roman"/>
                  <w:kern w:val="0"/>
                  <w:lang w:val="en-IN" w:eastAsia="en-GB" w:bidi="hi-IN"/>
                  <w14:ligatures w14:val="none"/>
                </w:rPr>
                <w:delText xml:space="preserve"> the Company, in its capacity as the entity that determines the purpose and means of processing Users' personal data.</w:delText>
              </w:r>
            </w:del>
          </w:p>
        </w:tc>
      </w:tr>
      <w:tr w:rsidR="002B0C6B" w:rsidRPr="00627A62" w14:paraId="2E6A70B2" w14:textId="77777777" w:rsidTr="00D55F17">
        <w:tblPrEx>
          <w:tblW w:w="0" w:type="auto"/>
          <w:tblCellSpacing w:w="15" w:type="dxa"/>
          <w:tblCellMar>
            <w:top w:w="15" w:type="dxa"/>
            <w:left w:w="15" w:type="dxa"/>
            <w:bottom w:w="15" w:type="dxa"/>
            <w:right w:w="15" w:type="dxa"/>
          </w:tblCellMar>
          <w:tblPrExChange w:id="9" w:author="USER" w:date="2026-04-16T15:04:00Z">
            <w:tblPrEx>
              <w:tblW w:w="0" w:type="auto"/>
              <w:tblCellSpacing w:w="15" w:type="dxa"/>
              <w:tblCellMar>
                <w:top w:w="15" w:type="dxa"/>
                <w:left w:w="15" w:type="dxa"/>
                <w:bottom w:w="15" w:type="dxa"/>
                <w:right w:w="15" w:type="dxa"/>
              </w:tblCellMar>
            </w:tblPrEx>
          </w:tblPrExChange>
        </w:tblPrEx>
        <w:trPr>
          <w:tblCellSpacing w:w="15" w:type="dxa"/>
          <w:trPrChange w:id="10" w:author="USER" w:date="2026-04-16T15:04:00Z">
            <w:trPr>
              <w:tblCellSpacing w:w="15" w:type="dxa"/>
            </w:trPr>
          </w:trPrChange>
        </w:trPr>
        <w:tc>
          <w:tcPr>
            <w:tcW w:w="0" w:type="auto"/>
            <w:vAlign w:val="center"/>
            <w:tcPrChange w:id="11" w:author="USER" w:date="2026-04-16T15:04:00Z">
              <w:tcPr>
                <w:tcW w:w="0" w:type="auto"/>
                <w:gridSpan w:val="3"/>
                <w:vAlign w:val="center"/>
              </w:tcPr>
            </w:tcPrChange>
          </w:tcPr>
          <w:p w14:paraId="265C7377" w14:textId="6A460D52" w:rsidR="002B0C6B" w:rsidRPr="00627A62" w:rsidRDefault="002B0C6B" w:rsidP="00391D41">
            <w:pPr>
              <w:spacing w:after="0" w:line="276" w:lineRule="auto"/>
              <w:rPr>
                <w:rFonts w:ascii="Times New Roman" w:eastAsia="Times New Roman" w:hAnsi="Times New Roman" w:cs="Times New Roman"/>
                <w:kern w:val="0"/>
                <w:lang w:val="en-IN" w:eastAsia="en-GB" w:bidi="hi-IN"/>
                <w14:ligatures w14:val="none"/>
              </w:rPr>
            </w:pPr>
            <w:del w:id="12" w:author="USER" w:date="2026-04-16T15:04:00Z">
              <w:r w:rsidRPr="00627A62" w:rsidDel="00D55F17">
                <w:rPr>
                  <w:rFonts w:ascii="Times New Roman" w:eastAsia="Times New Roman" w:hAnsi="Times New Roman" w:cs="Times New Roman"/>
                  <w:b/>
                  <w:bCs/>
                  <w:kern w:val="0"/>
                  <w:lang w:val="en-IN" w:eastAsia="en-GB" w:bidi="hi-IN"/>
                  <w14:ligatures w14:val="none"/>
                </w:rPr>
                <w:delText>Data Principal</w:delText>
              </w:r>
            </w:del>
          </w:p>
        </w:tc>
        <w:tc>
          <w:tcPr>
            <w:tcW w:w="0" w:type="auto"/>
            <w:vAlign w:val="center"/>
            <w:tcPrChange w:id="13" w:author="USER" w:date="2026-04-16T15:04:00Z">
              <w:tcPr>
                <w:tcW w:w="0" w:type="auto"/>
                <w:vAlign w:val="center"/>
              </w:tcPr>
            </w:tcPrChange>
          </w:tcPr>
          <w:p w14:paraId="43C66DAD" w14:textId="74D353E2" w:rsidR="002B0C6B" w:rsidRPr="00627A62" w:rsidRDefault="002B0C6B" w:rsidP="00391D41">
            <w:pPr>
              <w:spacing w:after="0" w:line="276" w:lineRule="auto"/>
              <w:rPr>
                <w:rFonts w:ascii="Times New Roman" w:eastAsia="Times New Roman" w:hAnsi="Times New Roman" w:cs="Times New Roman"/>
                <w:kern w:val="0"/>
                <w:lang w:val="en-IN" w:eastAsia="en-GB" w:bidi="hi-IN"/>
                <w14:ligatures w14:val="none"/>
              </w:rPr>
            </w:pPr>
            <w:del w:id="14" w:author="USER" w:date="2026-04-16T15:04:00Z">
              <w:r w:rsidRPr="00627A62" w:rsidDel="00D55F17">
                <w:rPr>
                  <w:rFonts w:ascii="Times New Roman" w:eastAsia="Times New Roman" w:hAnsi="Times New Roman" w:cs="Times New Roman"/>
                  <w:kern w:val="0"/>
                  <w:lang w:val="en-IN" w:eastAsia="en-GB" w:bidi="hi-IN"/>
                  <w14:ligatures w14:val="none"/>
                </w:rPr>
                <w:delText>As defined under Section 2(j) of the DPDPA 2023</w:delText>
              </w:r>
              <w:r w:rsidR="00A86E85" w:rsidRPr="00627A62" w:rsidDel="00D55F17">
                <w:rPr>
                  <w:rFonts w:ascii="Times New Roman" w:eastAsia="Times New Roman" w:hAnsi="Times New Roman" w:cs="Times New Roman"/>
                  <w:kern w:val="0"/>
                  <w:lang w:val="en-IN" w:eastAsia="en-GB" w:bidi="hi-IN"/>
                  <w14:ligatures w14:val="none"/>
                </w:rPr>
                <w:delText>,</w:delText>
              </w:r>
              <w:r w:rsidRPr="00627A62" w:rsidDel="00D55F17">
                <w:rPr>
                  <w:rFonts w:ascii="Times New Roman" w:eastAsia="Times New Roman" w:hAnsi="Times New Roman" w:cs="Times New Roman"/>
                  <w:kern w:val="0"/>
                  <w:lang w:val="en-IN" w:eastAsia="en-GB" w:bidi="hi-IN"/>
                  <w14:ligatures w14:val="none"/>
                </w:rPr>
                <w:delText xml:space="preserve"> the User, as the individual to whom the Personal Data relates.</w:delText>
              </w:r>
            </w:del>
          </w:p>
        </w:tc>
      </w:tr>
      <w:tr w:rsidR="002B0C6B" w:rsidRPr="00627A62" w14:paraId="63BDB810" w14:textId="77777777">
        <w:trPr>
          <w:tblCellSpacing w:w="15" w:type="dxa"/>
        </w:trPr>
        <w:tc>
          <w:tcPr>
            <w:tcW w:w="0" w:type="auto"/>
            <w:vAlign w:val="center"/>
            <w:hideMark/>
          </w:tcPr>
          <w:p w14:paraId="44723741" w14:textId="77777777" w:rsidR="002B0C6B" w:rsidRPr="00627A62" w:rsidRDefault="002B0C6B" w:rsidP="00391D41">
            <w:pPr>
              <w:spacing w:after="0"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b/>
                <w:bCs/>
                <w:kern w:val="0"/>
                <w:lang w:val="en-IN" w:eastAsia="en-GB" w:bidi="hi-IN"/>
                <w14:ligatures w14:val="none"/>
              </w:rPr>
              <w:t>Content</w:t>
            </w:r>
          </w:p>
        </w:tc>
        <w:tc>
          <w:tcPr>
            <w:tcW w:w="0" w:type="auto"/>
            <w:vAlign w:val="center"/>
            <w:hideMark/>
          </w:tcPr>
          <w:p w14:paraId="6CBE833D" w14:textId="77777777" w:rsidR="002B0C6B" w:rsidRPr="00627A62" w:rsidRDefault="002B0C6B" w:rsidP="00391D41">
            <w:pPr>
              <w:spacing w:after="0"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kern w:val="0"/>
                <w:lang w:val="en-IN" w:eastAsia="en-GB" w:bidi="hi-IN"/>
                <w14:ligatures w14:val="none"/>
              </w:rPr>
              <w:t>All text, images, videos, graphics, software, AI-generated reports, health assessments, and other materials available on or through the Platform.</w:t>
            </w:r>
          </w:p>
        </w:tc>
      </w:tr>
      <w:tr w:rsidR="002B0C6B" w:rsidRPr="00627A62" w14:paraId="2A122D63" w14:textId="77777777">
        <w:trPr>
          <w:tblCellSpacing w:w="15" w:type="dxa"/>
        </w:trPr>
        <w:tc>
          <w:tcPr>
            <w:tcW w:w="0" w:type="auto"/>
            <w:vAlign w:val="center"/>
            <w:hideMark/>
          </w:tcPr>
          <w:p w14:paraId="004B363A" w14:textId="77777777" w:rsidR="002B0C6B" w:rsidRPr="00627A62" w:rsidRDefault="002B0C6B" w:rsidP="00391D41">
            <w:pPr>
              <w:spacing w:after="0"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b/>
                <w:bCs/>
                <w:kern w:val="0"/>
                <w:lang w:val="en-IN" w:eastAsia="en-GB" w:bidi="hi-IN"/>
                <w14:ligatures w14:val="none"/>
              </w:rPr>
              <w:t>User Content</w:t>
            </w:r>
          </w:p>
        </w:tc>
        <w:tc>
          <w:tcPr>
            <w:tcW w:w="0" w:type="auto"/>
            <w:vAlign w:val="center"/>
            <w:hideMark/>
          </w:tcPr>
          <w:p w14:paraId="606BFE93" w14:textId="77777777" w:rsidR="002B0C6B" w:rsidRPr="00627A62" w:rsidRDefault="002B0C6B" w:rsidP="00391D41">
            <w:pPr>
              <w:spacing w:after="0"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kern w:val="0"/>
                <w:lang w:val="en-IN" w:eastAsia="en-GB" w:bidi="hi-IN"/>
                <w14:ligatures w14:val="none"/>
              </w:rPr>
              <w:t>Any data, information, materials, or content that a User uploads, submits, posts, or transmits through the Platform.</w:t>
            </w:r>
          </w:p>
        </w:tc>
      </w:tr>
      <w:tr w:rsidR="002B0C6B" w:rsidRPr="00627A62" w14:paraId="5A8B8B72" w14:textId="77777777">
        <w:trPr>
          <w:tblCellSpacing w:w="15" w:type="dxa"/>
        </w:trPr>
        <w:tc>
          <w:tcPr>
            <w:tcW w:w="0" w:type="auto"/>
            <w:vAlign w:val="center"/>
            <w:hideMark/>
          </w:tcPr>
          <w:p w14:paraId="16640AFB" w14:textId="77777777" w:rsidR="002B0C6B" w:rsidRPr="00627A62" w:rsidRDefault="002B0C6B" w:rsidP="00391D41">
            <w:pPr>
              <w:spacing w:after="0"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b/>
                <w:bCs/>
                <w:kern w:val="0"/>
                <w:lang w:val="en-IN" w:eastAsia="en-GB" w:bidi="hi-IN"/>
                <w14:ligatures w14:val="none"/>
              </w:rPr>
              <w:t>Subscription Plan</w:t>
            </w:r>
          </w:p>
        </w:tc>
        <w:tc>
          <w:tcPr>
            <w:tcW w:w="0" w:type="auto"/>
            <w:vAlign w:val="center"/>
            <w:hideMark/>
          </w:tcPr>
          <w:p w14:paraId="1705F4C3" w14:textId="68F3BEBC" w:rsidR="002B0C6B" w:rsidRPr="00627A62" w:rsidRDefault="002B0C6B" w:rsidP="00391D41">
            <w:pPr>
              <w:spacing w:after="0"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kern w:val="0"/>
                <w:lang w:val="en-IN" w:eastAsia="en-GB" w:bidi="hi-IN"/>
                <w14:ligatures w14:val="none"/>
              </w:rPr>
              <w:t>A paid access tier that grants the User access to premium features of the Platform</w:t>
            </w:r>
            <w:r w:rsidR="00F12B12" w:rsidRPr="00627A62">
              <w:rPr>
                <w:rFonts w:ascii="Times New Roman" w:eastAsia="Times New Roman" w:hAnsi="Times New Roman" w:cs="Times New Roman"/>
                <w:kern w:val="0"/>
                <w:lang w:val="en-IN" w:eastAsia="en-GB" w:bidi="hi-IN"/>
                <w14:ligatures w14:val="none"/>
              </w:rPr>
              <w:t>.</w:t>
            </w:r>
          </w:p>
        </w:tc>
      </w:tr>
      <w:tr w:rsidR="002B0C6B" w:rsidRPr="00627A62" w14:paraId="0C08F801" w14:textId="77777777">
        <w:trPr>
          <w:tblCellSpacing w:w="15" w:type="dxa"/>
        </w:trPr>
        <w:tc>
          <w:tcPr>
            <w:tcW w:w="0" w:type="auto"/>
            <w:vAlign w:val="center"/>
            <w:hideMark/>
          </w:tcPr>
          <w:p w14:paraId="36716D81" w14:textId="77777777" w:rsidR="002B0C6B" w:rsidRPr="00627A62" w:rsidRDefault="002B0C6B" w:rsidP="00391D41">
            <w:pPr>
              <w:spacing w:after="0"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b/>
                <w:bCs/>
                <w:kern w:val="0"/>
                <w:lang w:val="en-IN" w:eastAsia="en-GB" w:bidi="hi-IN"/>
                <w14:ligatures w14:val="none"/>
              </w:rPr>
              <w:t>Registered Medical Practitioner (RMP)</w:t>
            </w:r>
          </w:p>
        </w:tc>
        <w:tc>
          <w:tcPr>
            <w:tcW w:w="0" w:type="auto"/>
            <w:vAlign w:val="center"/>
            <w:hideMark/>
          </w:tcPr>
          <w:p w14:paraId="3882C694" w14:textId="77777777" w:rsidR="002B0C6B" w:rsidRPr="00627A62" w:rsidRDefault="002B0C6B" w:rsidP="00391D41">
            <w:pPr>
              <w:spacing w:after="0"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kern w:val="0"/>
                <w:lang w:val="en-IN" w:eastAsia="en-GB" w:bidi="hi-IN"/>
                <w14:ligatures w14:val="none"/>
              </w:rPr>
              <w:t>A person enrolled in the State Medical Register or the Indian Medical Register under the Indian Medical Council Act, 1956 / National Medical Commission Act, 2019.</w:t>
            </w:r>
          </w:p>
        </w:tc>
      </w:tr>
      <w:tr w:rsidR="002B0C6B" w:rsidRPr="00627A62" w14:paraId="2E86261E" w14:textId="77777777">
        <w:trPr>
          <w:tblCellSpacing w:w="15" w:type="dxa"/>
        </w:trPr>
        <w:tc>
          <w:tcPr>
            <w:tcW w:w="0" w:type="auto"/>
            <w:vAlign w:val="center"/>
            <w:hideMark/>
          </w:tcPr>
          <w:p w14:paraId="4F1F08D7" w14:textId="77777777" w:rsidR="002B0C6B" w:rsidRPr="00627A62" w:rsidRDefault="002B0C6B" w:rsidP="00391D41">
            <w:pPr>
              <w:spacing w:after="0"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b/>
                <w:bCs/>
                <w:kern w:val="0"/>
                <w:lang w:val="en-IN" w:eastAsia="en-GB" w:bidi="hi-IN"/>
                <w14:ligatures w14:val="none"/>
              </w:rPr>
              <w:t>Account</w:t>
            </w:r>
          </w:p>
        </w:tc>
        <w:tc>
          <w:tcPr>
            <w:tcW w:w="0" w:type="auto"/>
            <w:vAlign w:val="center"/>
            <w:hideMark/>
          </w:tcPr>
          <w:p w14:paraId="74A30F12" w14:textId="77777777" w:rsidR="002B0C6B" w:rsidRPr="00627A62" w:rsidRDefault="002B0C6B" w:rsidP="00391D41">
            <w:pPr>
              <w:spacing w:after="0"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kern w:val="0"/>
                <w:lang w:val="en-IN" w:eastAsia="en-GB" w:bidi="hi-IN"/>
                <w14:ligatures w14:val="none"/>
              </w:rPr>
              <w:t>The registered profile created by a User on the Platform, accessible through unique login credentials.</w:t>
            </w:r>
          </w:p>
        </w:tc>
      </w:tr>
      <w:tr w:rsidR="002B0C6B" w:rsidRPr="00627A62" w14:paraId="205FF954" w14:textId="77777777" w:rsidTr="00D55F17">
        <w:tblPrEx>
          <w:tblW w:w="0" w:type="auto"/>
          <w:tblCellSpacing w:w="15" w:type="dxa"/>
          <w:tblCellMar>
            <w:top w:w="15" w:type="dxa"/>
            <w:left w:w="15" w:type="dxa"/>
            <w:bottom w:w="15" w:type="dxa"/>
            <w:right w:w="15" w:type="dxa"/>
          </w:tblCellMar>
          <w:tblPrExChange w:id="15" w:author="USER" w:date="2026-04-16T15:05:00Z">
            <w:tblPrEx>
              <w:tblW w:w="0" w:type="auto"/>
              <w:tblCellSpacing w:w="15" w:type="dxa"/>
              <w:tblCellMar>
                <w:top w:w="15" w:type="dxa"/>
                <w:left w:w="15" w:type="dxa"/>
                <w:bottom w:w="15" w:type="dxa"/>
                <w:right w:w="15" w:type="dxa"/>
              </w:tblCellMar>
            </w:tblPrEx>
          </w:tblPrExChange>
        </w:tblPrEx>
        <w:trPr>
          <w:tblCellSpacing w:w="15" w:type="dxa"/>
          <w:trPrChange w:id="16" w:author="USER" w:date="2026-04-16T15:05:00Z">
            <w:trPr>
              <w:tblCellSpacing w:w="15" w:type="dxa"/>
            </w:trPr>
          </w:trPrChange>
        </w:trPr>
        <w:tc>
          <w:tcPr>
            <w:tcW w:w="0" w:type="auto"/>
            <w:vAlign w:val="center"/>
            <w:tcPrChange w:id="17" w:author="USER" w:date="2026-04-16T15:05:00Z">
              <w:tcPr>
                <w:tcW w:w="0" w:type="auto"/>
                <w:gridSpan w:val="3"/>
                <w:vAlign w:val="center"/>
              </w:tcPr>
            </w:tcPrChange>
          </w:tcPr>
          <w:p w14:paraId="6B711B0C" w14:textId="55E5BA95" w:rsidR="002B0C6B" w:rsidRPr="00627A62" w:rsidRDefault="002B0C6B" w:rsidP="00391D41">
            <w:pPr>
              <w:spacing w:after="0" w:line="276" w:lineRule="auto"/>
              <w:rPr>
                <w:rFonts w:ascii="Times New Roman" w:eastAsia="Times New Roman" w:hAnsi="Times New Roman" w:cs="Times New Roman"/>
                <w:kern w:val="0"/>
                <w:lang w:val="en-IN" w:eastAsia="en-GB" w:bidi="hi-IN"/>
                <w14:ligatures w14:val="none"/>
              </w:rPr>
            </w:pPr>
            <w:del w:id="18" w:author="USER" w:date="2026-04-16T15:05:00Z">
              <w:r w:rsidRPr="00627A62" w:rsidDel="00D55F17">
                <w:rPr>
                  <w:rFonts w:ascii="Times New Roman" w:eastAsia="Times New Roman" w:hAnsi="Times New Roman" w:cs="Times New Roman"/>
                  <w:b/>
                  <w:bCs/>
                  <w:kern w:val="0"/>
                  <w:lang w:val="en-IN" w:eastAsia="en-GB" w:bidi="hi-IN"/>
                  <w14:ligatures w14:val="none"/>
                </w:rPr>
                <w:delText>Retention Period</w:delText>
              </w:r>
            </w:del>
          </w:p>
        </w:tc>
        <w:tc>
          <w:tcPr>
            <w:tcW w:w="0" w:type="auto"/>
            <w:vAlign w:val="center"/>
            <w:tcPrChange w:id="19" w:author="USER" w:date="2026-04-16T15:05:00Z">
              <w:tcPr>
                <w:tcW w:w="0" w:type="auto"/>
                <w:vAlign w:val="center"/>
              </w:tcPr>
            </w:tcPrChange>
          </w:tcPr>
          <w:p w14:paraId="6D278681" w14:textId="280B55C2" w:rsidR="002B0C6B" w:rsidRPr="00627A62" w:rsidRDefault="002B0C6B" w:rsidP="00391D41">
            <w:pPr>
              <w:spacing w:after="0" w:line="276" w:lineRule="auto"/>
              <w:rPr>
                <w:rFonts w:ascii="Times New Roman" w:eastAsia="Times New Roman" w:hAnsi="Times New Roman" w:cs="Times New Roman"/>
                <w:kern w:val="0"/>
                <w:lang w:val="en-IN" w:eastAsia="en-GB" w:bidi="hi-IN"/>
                <w14:ligatures w14:val="none"/>
              </w:rPr>
            </w:pPr>
            <w:del w:id="20" w:author="USER" w:date="2026-04-16T15:05:00Z">
              <w:r w:rsidRPr="00627A62" w:rsidDel="00D55F17">
                <w:rPr>
                  <w:rFonts w:ascii="Times New Roman" w:eastAsia="Times New Roman" w:hAnsi="Times New Roman" w:cs="Times New Roman"/>
                  <w:kern w:val="0"/>
                  <w:lang w:val="en-IN" w:eastAsia="en-GB" w:bidi="hi-IN"/>
                  <w14:ligatures w14:val="none"/>
                </w:rPr>
                <w:delText>The period for which a specific category of personal data is retained by the Company</w:delText>
              </w:r>
              <w:r w:rsidR="00A86E85" w:rsidRPr="00627A62" w:rsidDel="00D55F17">
                <w:rPr>
                  <w:rFonts w:ascii="Times New Roman" w:eastAsia="Times New Roman" w:hAnsi="Times New Roman" w:cs="Times New Roman"/>
                  <w:kern w:val="0"/>
                  <w:lang w:val="en-IN" w:eastAsia="en-GB" w:bidi="hi-IN"/>
                  <w14:ligatures w14:val="none"/>
                </w:rPr>
                <w:delText>.</w:delText>
              </w:r>
            </w:del>
          </w:p>
        </w:tc>
      </w:tr>
      <w:tr w:rsidR="002B0C6B" w:rsidRPr="00627A62" w14:paraId="0EFB4277" w14:textId="77777777">
        <w:trPr>
          <w:tblCellSpacing w:w="15" w:type="dxa"/>
        </w:trPr>
        <w:tc>
          <w:tcPr>
            <w:tcW w:w="0" w:type="auto"/>
            <w:vAlign w:val="center"/>
            <w:hideMark/>
          </w:tcPr>
          <w:p w14:paraId="1CECC5BD" w14:textId="77777777" w:rsidR="002B0C6B" w:rsidRPr="00627A62" w:rsidRDefault="002B0C6B" w:rsidP="00391D41">
            <w:pPr>
              <w:spacing w:after="0"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b/>
                <w:bCs/>
                <w:kern w:val="0"/>
                <w:lang w:val="en-IN" w:eastAsia="en-GB" w:bidi="hi-IN"/>
                <w14:ligatures w14:val="none"/>
              </w:rPr>
              <w:t>Data Processor</w:t>
            </w:r>
          </w:p>
        </w:tc>
        <w:tc>
          <w:tcPr>
            <w:tcW w:w="0" w:type="auto"/>
            <w:vAlign w:val="center"/>
            <w:hideMark/>
          </w:tcPr>
          <w:p w14:paraId="426A9C4E" w14:textId="77777777" w:rsidR="002B0C6B" w:rsidRPr="00627A62" w:rsidRDefault="002B0C6B" w:rsidP="00391D41">
            <w:pPr>
              <w:spacing w:after="0"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kern w:val="0"/>
                <w:lang w:val="en-IN" w:eastAsia="en-GB" w:bidi="hi-IN"/>
                <w14:ligatures w14:val="none"/>
              </w:rPr>
              <w:t>A third-party service provider who processes personal data on behalf of the Company under a Data Processing Agreement.</w:t>
            </w:r>
          </w:p>
        </w:tc>
      </w:tr>
      <w:tr w:rsidR="002B0C6B" w:rsidRPr="00627A62" w14:paraId="4362D3BC" w14:textId="77777777" w:rsidTr="00972703">
        <w:tblPrEx>
          <w:tblW w:w="0" w:type="auto"/>
          <w:tblCellSpacing w:w="15" w:type="dxa"/>
          <w:tblCellMar>
            <w:top w:w="15" w:type="dxa"/>
            <w:left w:w="15" w:type="dxa"/>
            <w:bottom w:w="15" w:type="dxa"/>
            <w:right w:w="15" w:type="dxa"/>
          </w:tblCellMar>
          <w:tblPrExChange w:id="21" w:author="USER" w:date="2026-04-16T15:04:00Z">
            <w:tblPrEx>
              <w:tblW w:w="0" w:type="auto"/>
              <w:tblCellSpacing w:w="15" w:type="dxa"/>
              <w:tblCellMar>
                <w:top w:w="15" w:type="dxa"/>
                <w:left w:w="15" w:type="dxa"/>
                <w:bottom w:w="15" w:type="dxa"/>
                <w:right w:w="15" w:type="dxa"/>
              </w:tblCellMar>
            </w:tblPrEx>
          </w:tblPrExChange>
        </w:tblPrEx>
        <w:trPr>
          <w:tblCellSpacing w:w="15" w:type="dxa"/>
          <w:trPrChange w:id="22" w:author="USER" w:date="2026-04-16T15:04:00Z">
            <w:trPr>
              <w:tblCellSpacing w:w="15" w:type="dxa"/>
            </w:trPr>
          </w:trPrChange>
        </w:trPr>
        <w:tc>
          <w:tcPr>
            <w:tcW w:w="0" w:type="auto"/>
            <w:vAlign w:val="center"/>
            <w:tcPrChange w:id="23" w:author="USER" w:date="2026-04-16T15:04:00Z">
              <w:tcPr>
                <w:tcW w:w="0" w:type="auto"/>
                <w:gridSpan w:val="3"/>
                <w:vAlign w:val="center"/>
              </w:tcPr>
            </w:tcPrChange>
          </w:tcPr>
          <w:p w14:paraId="583198CF" w14:textId="462F023E" w:rsidR="002B0C6B" w:rsidRPr="00627A62" w:rsidRDefault="002B0C6B" w:rsidP="00391D41">
            <w:pPr>
              <w:spacing w:after="0" w:line="276" w:lineRule="auto"/>
              <w:rPr>
                <w:rFonts w:ascii="Times New Roman" w:eastAsia="Times New Roman" w:hAnsi="Times New Roman" w:cs="Times New Roman"/>
                <w:kern w:val="0"/>
                <w:lang w:val="en-IN" w:eastAsia="en-GB" w:bidi="hi-IN"/>
                <w14:ligatures w14:val="none"/>
              </w:rPr>
            </w:pPr>
            <w:del w:id="24" w:author="USER" w:date="2026-04-16T15:04:00Z">
              <w:r w:rsidRPr="00627A62" w:rsidDel="00972703">
                <w:rPr>
                  <w:rFonts w:ascii="Times New Roman" w:eastAsia="Times New Roman" w:hAnsi="Times New Roman" w:cs="Times New Roman"/>
                  <w:b/>
                  <w:bCs/>
                  <w:kern w:val="0"/>
                  <w:lang w:val="en-IN" w:eastAsia="en-GB" w:bidi="hi-IN"/>
                  <w14:ligatures w14:val="none"/>
                </w:rPr>
                <w:delText>Legal Hold</w:delText>
              </w:r>
            </w:del>
          </w:p>
        </w:tc>
        <w:tc>
          <w:tcPr>
            <w:tcW w:w="0" w:type="auto"/>
            <w:vAlign w:val="center"/>
            <w:tcPrChange w:id="25" w:author="USER" w:date="2026-04-16T15:04:00Z">
              <w:tcPr>
                <w:tcW w:w="0" w:type="auto"/>
                <w:vAlign w:val="center"/>
              </w:tcPr>
            </w:tcPrChange>
          </w:tcPr>
          <w:p w14:paraId="01C02547" w14:textId="281A3294" w:rsidR="002B0C6B" w:rsidRPr="00627A62" w:rsidRDefault="002B0C6B" w:rsidP="00391D41">
            <w:pPr>
              <w:spacing w:after="0" w:line="276" w:lineRule="auto"/>
              <w:rPr>
                <w:rFonts w:ascii="Times New Roman" w:eastAsia="Times New Roman" w:hAnsi="Times New Roman" w:cs="Times New Roman"/>
                <w:kern w:val="0"/>
                <w:lang w:val="en-IN" w:eastAsia="en-GB" w:bidi="hi-IN"/>
                <w14:ligatures w14:val="none"/>
              </w:rPr>
            </w:pPr>
            <w:del w:id="26" w:author="USER" w:date="2026-04-16T15:04:00Z">
              <w:r w:rsidRPr="00627A62" w:rsidDel="00972703">
                <w:rPr>
                  <w:rFonts w:ascii="Times New Roman" w:eastAsia="Times New Roman" w:hAnsi="Times New Roman" w:cs="Times New Roman"/>
                  <w:kern w:val="0"/>
                  <w:lang w:val="en-IN" w:eastAsia="en-GB" w:bidi="hi-IN"/>
                  <w14:ligatures w14:val="none"/>
                </w:rPr>
                <w:delText>A directive issued by the Company suspending the standard deletion schedule for specific data that may be relevant to actual or reasonably anticipated legal proceedings.</w:delText>
              </w:r>
            </w:del>
          </w:p>
        </w:tc>
      </w:tr>
      <w:tr w:rsidR="002B0C6B" w:rsidRPr="00627A62" w14:paraId="1C7E7445" w14:textId="77777777">
        <w:trPr>
          <w:tblCellSpacing w:w="15" w:type="dxa"/>
        </w:trPr>
        <w:tc>
          <w:tcPr>
            <w:tcW w:w="0" w:type="auto"/>
            <w:vAlign w:val="center"/>
            <w:hideMark/>
          </w:tcPr>
          <w:p w14:paraId="41619CF4" w14:textId="77777777" w:rsidR="002B0C6B" w:rsidRPr="00627A62" w:rsidRDefault="002B0C6B" w:rsidP="00391D41">
            <w:pPr>
              <w:spacing w:after="0"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b/>
                <w:bCs/>
                <w:kern w:val="0"/>
                <w:lang w:val="en-IN" w:eastAsia="en-GB" w:bidi="hi-IN"/>
                <w14:ligatures w14:val="none"/>
              </w:rPr>
              <w:t>Force Majeure Event</w:t>
            </w:r>
          </w:p>
        </w:tc>
        <w:tc>
          <w:tcPr>
            <w:tcW w:w="0" w:type="auto"/>
            <w:vAlign w:val="center"/>
            <w:hideMark/>
          </w:tcPr>
          <w:p w14:paraId="58CF1C53" w14:textId="77777777" w:rsidR="002B0C6B" w:rsidRPr="00627A62" w:rsidRDefault="002B0C6B" w:rsidP="00391D41">
            <w:pPr>
              <w:spacing w:after="0"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kern w:val="0"/>
                <w:lang w:val="en-IN" w:eastAsia="en-GB" w:bidi="hi-IN"/>
                <w14:ligatures w14:val="none"/>
              </w:rPr>
              <w:t>Any event beyond the reasonable control of the Company, including natural disasters, epidemics, government actions, internet outages, cyberattacks, or other unforeseeable circumstances.</w:t>
            </w:r>
          </w:p>
        </w:tc>
      </w:tr>
      <w:tr w:rsidR="002B0C6B" w:rsidRPr="00627A62" w14:paraId="0D52C4E7" w14:textId="77777777">
        <w:trPr>
          <w:tblCellSpacing w:w="15" w:type="dxa"/>
        </w:trPr>
        <w:tc>
          <w:tcPr>
            <w:tcW w:w="0" w:type="auto"/>
            <w:vAlign w:val="center"/>
            <w:hideMark/>
          </w:tcPr>
          <w:p w14:paraId="3A3F45EC" w14:textId="77777777" w:rsidR="002B0C6B" w:rsidRPr="00627A62" w:rsidRDefault="002B0C6B" w:rsidP="00391D41">
            <w:pPr>
              <w:spacing w:after="0"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b/>
                <w:bCs/>
                <w:kern w:val="0"/>
                <w:lang w:val="en-IN" w:eastAsia="en-GB" w:bidi="hi-IN"/>
                <w14:ligatures w14:val="none"/>
              </w:rPr>
              <w:t>Grievance Officer</w:t>
            </w:r>
          </w:p>
        </w:tc>
        <w:tc>
          <w:tcPr>
            <w:tcW w:w="0" w:type="auto"/>
            <w:vAlign w:val="center"/>
            <w:hideMark/>
          </w:tcPr>
          <w:p w14:paraId="286A33D2" w14:textId="77777777" w:rsidR="002B0C6B" w:rsidRPr="00627A62" w:rsidRDefault="002B0C6B" w:rsidP="00391D41">
            <w:pPr>
              <w:spacing w:after="0"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kern w:val="0"/>
                <w:lang w:val="en-IN" w:eastAsia="en-GB" w:bidi="hi-IN"/>
                <w14:ligatures w14:val="none"/>
              </w:rPr>
              <w:t>The officer appointed by the Company under Rule 3(1)(b) of the IT Intermediary Rules 2021 and Section 13 of the DPDPA 2023, as identified in Section 18 of this Document.</w:t>
            </w:r>
          </w:p>
        </w:tc>
      </w:tr>
      <w:tr w:rsidR="002B0C6B" w:rsidRPr="00627A62" w14:paraId="5A23AA7F" w14:textId="77777777">
        <w:trPr>
          <w:tblCellSpacing w:w="15" w:type="dxa"/>
        </w:trPr>
        <w:tc>
          <w:tcPr>
            <w:tcW w:w="0" w:type="auto"/>
            <w:vAlign w:val="center"/>
            <w:hideMark/>
          </w:tcPr>
          <w:p w14:paraId="3B587B94" w14:textId="77777777" w:rsidR="002B0C6B" w:rsidRPr="00627A62" w:rsidRDefault="002B0C6B" w:rsidP="00391D41">
            <w:pPr>
              <w:spacing w:after="0"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b/>
                <w:bCs/>
                <w:kern w:val="0"/>
                <w:lang w:val="en-IN" w:eastAsia="en-GB" w:bidi="hi-IN"/>
                <w14:ligatures w14:val="none"/>
              </w:rPr>
              <w:t>DPO</w:t>
            </w:r>
          </w:p>
        </w:tc>
        <w:tc>
          <w:tcPr>
            <w:tcW w:w="0" w:type="auto"/>
            <w:vAlign w:val="center"/>
            <w:hideMark/>
          </w:tcPr>
          <w:p w14:paraId="4C89B64E" w14:textId="4B3AE230" w:rsidR="002B0C6B" w:rsidRPr="00627A62" w:rsidRDefault="002B0C6B" w:rsidP="00391D41">
            <w:pPr>
              <w:spacing w:after="0"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kern w:val="0"/>
                <w:lang w:val="en-IN" w:eastAsia="en-GB" w:bidi="hi-IN"/>
                <w14:ligatures w14:val="none"/>
              </w:rPr>
              <w:t>Data Protection Officer</w:t>
            </w:r>
            <w:r w:rsidR="00C528F0" w:rsidRPr="00627A62">
              <w:rPr>
                <w:rFonts w:ascii="Times New Roman" w:eastAsia="Times New Roman" w:hAnsi="Times New Roman" w:cs="Times New Roman"/>
                <w:kern w:val="0"/>
                <w:lang w:val="en-IN" w:eastAsia="en-GB" w:bidi="hi-IN"/>
                <w14:ligatures w14:val="none"/>
              </w:rPr>
              <w:t>,</w:t>
            </w:r>
            <w:r w:rsidRPr="00627A62">
              <w:rPr>
                <w:rFonts w:ascii="Times New Roman" w:eastAsia="Times New Roman" w:hAnsi="Times New Roman" w:cs="Times New Roman"/>
                <w:kern w:val="0"/>
                <w:lang w:val="en-IN" w:eastAsia="en-GB" w:bidi="hi-IN"/>
                <w14:ligatures w14:val="none"/>
              </w:rPr>
              <w:t xml:space="preserve"> an officer responsible for overseeing the Company's data protection compliance, including obligations under the DPDPA 2023 and, when applicable, obligations arising from designation as a Significant Data Fiduciary.</w:t>
            </w:r>
          </w:p>
        </w:tc>
      </w:tr>
      <w:tr w:rsidR="002B0C6B" w:rsidRPr="00627A62" w14:paraId="139762C5" w14:textId="77777777" w:rsidTr="00BE3C81">
        <w:tblPrEx>
          <w:tblW w:w="0" w:type="auto"/>
          <w:tblCellSpacing w:w="15" w:type="dxa"/>
          <w:tblCellMar>
            <w:top w:w="15" w:type="dxa"/>
            <w:left w:w="15" w:type="dxa"/>
            <w:bottom w:w="15" w:type="dxa"/>
            <w:right w:w="15" w:type="dxa"/>
          </w:tblCellMar>
          <w:tblPrExChange w:id="27" w:author="USER" w:date="2026-04-16T16:05:00Z">
            <w:tblPrEx>
              <w:tblW w:w="0" w:type="auto"/>
              <w:tblCellSpacing w:w="15" w:type="dxa"/>
              <w:tblCellMar>
                <w:top w:w="15" w:type="dxa"/>
                <w:left w:w="15" w:type="dxa"/>
                <w:bottom w:w="15" w:type="dxa"/>
                <w:right w:w="15" w:type="dxa"/>
              </w:tblCellMar>
            </w:tblPrEx>
          </w:tblPrExChange>
        </w:tblPrEx>
        <w:trPr>
          <w:tblCellSpacing w:w="15" w:type="dxa"/>
          <w:trPrChange w:id="28" w:author="USER" w:date="2026-04-16T16:05:00Z">
            <w:trPr>
              <w:tblCellSpacing w:w="15" w:type="dxa"/>
            </w:trPr>
          </w:trPrChange>
        </w:trPr>
        <w:tc>
          <w:tcPr>
            <w:tcW w:w="0" w:type="auto"/>
            <w:vAlign w:val="center"/>
            <w:tcPrChange w:id="29" w:author="USER" w:date="2026-04-16T16:05:00Z">
              <w:tcPr>
                <w:tcW w:w="0" w:type="auto"/>
                <w:vAlign w:val="center"/>
              </w:tcPr>
            </w:tcPrChange>
          </w:tcPr>
          <w:p w14:paraId="2550B403" w14:textId="2A1E8C33" w:rsidR="002B0C6B" w:rsidRPr="00627A62" w:rsidRDefault="002B0C6B" w:rsidP="00391D41">
            <w:pPr>
              <w:spacing w:after="0" w:line="276" w:lineRule="auto"/>
              <w:rPr>
                <w:rFonts w:ascii="Times New Roman" w:eastAsia="Times New Roman" w:hAnsi="Times New Roman" w:cs="Times New Roman"/>
                <w:kern w:val="0"/>
                <w:lang w:val="en-IN" w:eastAsia="en-GB" w:bidi="hi-IN"/>
                <w14:ligatures w14:val="none"/>
              </w:rPr>
            </w:pPr>
            <w:del w:id="30" w:author="USER" w:date="2026-04-16T16:05:00Z">
              <w:r w:rsidRPr="00627A62" w:rsidDel="00BE3C81">
                <w:rPr>
                  <w:rFonts w:ascii="Times New Roman" w:eastAsia="Times New Roman" w:hAnsi="Times New Roman" w:cs="Times New Roman"/>
                  <w:b/>
                  <w:bCs/>
                  <w:kern w:val="0"/>
                  <w:lang w:val="en-IN" w:eastAsia="en-GB" w:bidi="hi-IN"/>
                  <w14:ligatures w14:val="none"/>
                </w:rPr>
                <w:delText>ABHA</w:delText>
              </w:r>
            </w:del>
          </w:p>
        </w:tc>
        <w:tc>
          <w:tcPr>
            <w:tcW w:w="0" w:type="auto"/>
            <w:vAlign w:val="center"/>
            <w:tcPrChange w:id="31" w:author="USER" w:date="2026-04-16T16:05:00Z">
              <w:tcPr>
                <w:tcW w:w="0" w:type="auto"/>
                <w:gridSpan w:val="3"/>
                <w:vAlign w:val="center"/>
              </w:tcPr>
            </w:tcPrChange>
          </w:tcPr>
          <w:p w14:paraId="2416A3D2" w14:textId="56B2F2EF" w:rsidR="002B0C6B" w:rsidRPr="00627A62" w:rsidRDefault="002B0C6B" w:rsidP="00391D41">
            <w:pPr>
              <w:spacing w:after="0" w:line="276" w:lineRule="auto"/>
              <w:rPr>
                <w:rFonts w:ascii="Times New Roman" w:eastAsia="Times New Roman" w:hAnsi="Times New Roman" w:cs="Times New Roman"/>
                <w:kern w:val="0"/>
                <w:lang w:val="en-IN" w:eastAsia="en-GB" w:bidi="hi-IN"/>
                <w14:ligatures w14:val="none"/>
              </w:rPr>
            </w:pPr>
            <w:del w:id="32" w:author="USER" w:date="2026-04-16T16:05:00Z">
              <w:r w:rsidRPr="00627A62" w:rsidDel="00BE3C81">
                <w:rPr>
                  <w:rFonts w:ascii="Times New Roman" w:eastAsia="Times New Roman" w:hAnsi="Times New Roman" w:cs="Times New Roman"/>
                  <w:kern w:val="0"/>
                  <w:lang w:val="en-IN" w:eastAsia="en-GB" w:bidi="hi-IN"/>
                  <w14:ligatures w14:val="none"/>
                </w:rPr>
                <w:delText>Ayushman Bharat Health Account</w:delText>
              </w:r>
              <w:r w:rsidR="00C528F0" w:rsidRPr="00627A62" w:rsidDel="00BE3C81">
                <w:rPr>
                  <w:rFonts w:ascii="Times New Roman" w:eastAsia="Times New Roman" w:hAnsi="Times New Roman" w:cs="Times New Roman"/>
                  <w:kern w:val="0"/>
                  <w:lang w:val="en-IN" w:eastAsia="en-GB" w:bidi="hi-IN"/>
                  <w14:ligatures w14:val="none"/>
                </w:rPr>
                <w:delText xml:space="preserve">, </w:delText>
              </w:r>
              <w:r w:rsidRPr="00627A62" w:rsidDel="00BE3C81">
                <w:rPr>
                  <w:rFonts w:ascii="Times New Roman" w:eastAsia="Times New Roman" w:hAnsi="Times New Roman" w:cs="Times New Roman"/>
                  <w:kern w:val="0"/>
                  <w:lang w:val="en-IN" w:eastAsia="en-GB" w:bidi="hi-IN"/>
                  <w14:ligatures w14:val="none"/>
                </w:rPr>
                <w:delText>the digital health identity issued under India's Ayushman Bharat Digital Mission (ABDM).</w:delText>
              </w:r>
            </w:del>
          </w:p>
        </w:tc>
      </w:tr>
      <w:tr w:rsidR="006B5C08" w:rsidRPr="00627A62" w14:paraId="3C8FB417" w14:textId="77777777" w:rsidTr="006B5C08">
        <w:trPr>
          <w:tblCellSpacing w:w="15" w:type="dxa"/>
        </w:trPr>
        <w:tc>
          <w:tcPr>
            <w:tcW w:w="0" w:type="auto"/>
            <w:vAlign w:val="center"/>
            <w:hideMark/>
          </w:tcPr>
          <w:p w14:paraId="3AA414D6" w14:textId="77777777" w:rsidR="006B5C08" w:rsidRPr="00627A62" w:rsidRDefault="006B5C08" w:rsidP="006B5C08">
            <w:pPr>
              <w:spacing w:after="0" w:line="276" w:lineRule="auto"/>
              <w:rPr>
                <w:rFonts w:ascii="Times New Roman" w:eastAsia="Times New Roman" w:hAnsi="Times New Roman" w:cs="Times New Roman"/>
                <w:b/>
                <w:bCs/>
                <w:kern w:val="0"/>
                <w:lang w:val="en-IN" w:eastAsia="en-GB" w:bidi="hi-IN"/>
                <w14:ligatures w14:val="none"/>
              </w:rPr>
            </w:pPr>
            <w:r w:rsidRPr="00627A62">
              <w:rPr>
                <w:rFonts w:ascii="Times New Roman" w:eastAsia="Times New Roman" w:hAnsi="Times New Roman" w:cs="Times New Roman"/>
                <w:b/>
                <w:bCs/>
                <w:kern w:val="0"/>
                <w:lang w:val="en-IN" w:eastAsia="en-GB" w:bidi="hi-IN"/>
                <w14:ligatures w14:val="none"/>
              </w:rPr>
              <w:lastRenderedPageBreak/>
              <w:t>Cookies</w:t>
            </w:r>
          </w:p>
        </w:tc>
        <w:tc>
          <w:tcPr>
            <w:tcW w:w="0" w:type="auto"/>
            <w:vAlign w:val="center"/>
            <w:hideMark/>
          </w:tcPr>
          <w:p w14:paraId="43C01FC5" w14:textId="77777777" w:rsidR="006B5C08" w:rsidRPr="00627A62" w:rsidRDefault="006B5C08" w:rsidP="006B5C08">
            <w:pPr>
              <w:spacing w:after="0"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kern w:val="0"/>
                <w:lang w:val="en-IN" w:eastAsia="en-GB" w:bidi="hi-IN"/>
                <w14:ligatures w14:val="none"/>
              </w:rPr>
              <w:t>Small text files, web beacons, pixels, local storage objects, and similar tracking technologies placed on a User's device when they access the Platform, as further described in Part V of this Document.</w:t>
            </w:r>
          </w:p>
        </w:tc>
      </w:tr>
      <w:tr w:rsidR="006B5C08" w:rsidRPr="00627A62" w14:paraId="01EE9790" w14:textId="77777777" w:rsidTr="006B5C08">
        <w:trPr>
          <w:tblCellSpacing w:w="15" w:type="dxa"/>
        </w:trPr>
        <w:tc>
          <w:tcPr>
            <w:tcW w:w="0" w:type="auto"/>
            <w:vAlign w:val="center"/>
            <w:hideMark/>
          </w:tcPr>
          <w:p w14:paraId="6FFCA2EE" w14:textId="77777777" w:rsidR="006B5C08" w:rsidRPr="00627A62" w:rsidRDefault="006B5C08" w:rsidP="006B5C08">
            <w:pPr>
              <w:spacing w:after="0" w:line="276" w:lineRule="auto"/>
              <w:rPr>
                <w:rFonts w:ascii="Times New Roman" w:eastAsia="Times New Roman" w:hAnsi="Times New Roman" w:cs="Times New Roman"/>
                <w:b/>
                <w:bCs/>
                <w:kern w:val="0"/>
                <w:lang w:val="en-IN" w:eastAsia="en-GB" w:bidi="hi-IN"/>
                <w14:ligatures w14:val="none"/>
              </w:rPr>
            </w:pPr>
            <w:r w:rsidRPr="00627A62">
              <w:rPr>
                <w:rFonts w:ascii="Times New Roman" w:eastAsia="Times New Roman" w:hAnsi="Times New Roman" w:cs="Times New Roman"/>
                <w:b/>
                <w:bCs/>
                <w:kern w:val="0"/>
                <w:lang w:val="en-IN" w:eastAsia="en-GB" w:bidi="hi-IN"/>
                <w14:ligatures w14:val="none"/>
              </w:rPr>
              <w:t>First-Party Cookies</w:t>
            </w:r>
          </w:p>
        </w:tc>
        <w:tc>
          <w:tcPr>
            <w:tcW w:w="0" w:type="auto"/>
            <w:vAlign w:val="center"/>
            <w:hideMark/>
          </w:tcPr>
          <w:p w14:paraId="4A0376BA" w14:textId="77777777" w:rsidR="006B5C08" w:rsidRPr="00627A62" w:rsidRDefault="006B5C08" w:rsidP="006B5C08">
            <w:pPr>
              <w:spacing w:after="0"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kern w:val="0"/>
                <w:lang w:val="en-IN" w:eastAsia="en-GB" w:bidi="hi-IN"/>
                <w14:ligatures w14:val="none"/>
              </w:rPr>
              <w:t>Cookies set directly by the Company through the Platform for operational and functional purposes.</w:t>
            </w:r>
          </w:p>
        </w:tc>
      </w:tr>
      <w:tr w:rsidR="006B5C08" w:rsidRPr="00627A62" w14:paraId="0443F010" w14:textId="77777777" w:rsidTr="006B5C08">
        <w:trPr>
          <w:tblCellSpacing w:w="15" w:type="dxa"/>
        </w:trPr>
        <w:tc>
          <w:tcPr>
            <w:tcW w:w="0" w:type="auto"/>
            <w:vAlign w:val="center"/>
            <w:hideMark/>
          </w:tcPr>
          <w:p w14:paraId="3939288F" w14:textId="77777777" w:rsidR="006B5C08" w:rsidRPr="00627A62" w:rsidRDefault="006B5C08" w:rsidP="006B5C08">
            <w:pPr>
              <w:spacing w:after="0" w:line="276" w:lineRule="auto"/>
              <w:rPr>
                <w:rFonts w:ascii="Times New Roman" w:eastAsia="Times New Roman" w:hAnsi="Times New Roman" w:cs="Times New Roman"/>
                <w:b/>
                <w:bCs/>
                <w:kern w:val="0"/>
                <w:lang w:val="en-IN" w:eastAsia="en-GB" w:bidi="hi-IN"/>
                <w14:ligatures w14:val="none"/>
              </w:rPr>
            </w:pPr>
            <w:r w:rsidRPr="00627A62">
              <w:rPr>
                <w:rFonts w:ascii="Times New Roman" w:eastAsia="Times New Roman" w:hAnsi="Times New Roman" w:cs="Times New Roman"/>
                <w:b/>
                <w:bCs/>
                <w:kern w:val="0"/>
                <w:lang w:val="en-IN" w:eastAsia="en-GB" w:bidi="hi-IN"/>
                <w14:ligatures w14:val="none"/>
              </w:rPr>
              <w:t>Third-Party Cookies</w:t>
            </w:r>
          </w:p>
        </w:tc>
        <w:tc>
          <w:tcPr>
            <w:tcW w:w="0" w:type="auto"/>
            <w:vAlign w:val="center"/>
            <w:hideMark/>
          </w:tcPr>
          <w:p w14:paraId="60D5C719" w14:textId="77777777" w:rsidR="006B5C08" w:rsidRPr="00627A62" w:rsidRDefault="006B5C08" w:rsidP="006B5C08">
            <w:pPr>
              <w:spacing w:after="0"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kern w:val="0"/>
                <w:lang w:val="en-IN" w:eastAsia="en-GB" w:bidi="hi-IN"/>
                <w14:ligatures w14:val="none"/>
              </w:rPr>
              <w:t>Cookies set by external service providers (including analytics, marketing, or AI tool providers) whose services are embedded within the Platform.</w:t>
            </w:r>
          </w:p>
        </w:tc>
      </w:tr>
      <w:tr w:rsidR="006B5C08" w:rsidRPr="00627A62" w14:paraId="775FD00E" w14:textId="77777777" w:rsidTr="006B5C08">
        <w:trPr>
          <w:tblCellSpacing w:w="15" w:type="dxa"/>
        </w:trPr>
        <w:tc>
          <w:tcPr>
            <w:tcW w:w="0" w:type="auto"/>
            <w:vAlign w:val="center"/>
            <w:hideMark/>
          </w:tcPr>
          <w:p w14:paraId="3D5D5175" w14:textId="77777777" w:rsidR="006B5C08" w:rsidRPr="00627A62" w:rsidRDefault="006B5C08" w:rsidP="006B5C08">
            <w:pPr>
              <w:spacing w:after="0" w:line="276" w:lineRule="auto"/>
              <w:rPr>
                <w:rFonts w:ascii="Times New Roman" w:eastAsia="Times New Roman" w:hAnsi="Times New Roman" w:cs="Times New Roman"/>
                <w:b/>
                <w:bCs/>
                <w:kern w:val="0"/>
                <w:lang w:val="en-IN" w:eastAsia="en-GB" w:bidi="hi-IN"/>
                <w14:ligatures w14:val="none"/>
              </w:rPr>
            </w:pPr>
            <w:r w:rsidRPr="00627A62">
              <w:rPr>
                <w:rFonts w:ascii="Times New Roman" w:eastAsia="Times New Roman" w:hAnsi="Times New Roman" w:cs="Times New Roman"/>
                <w:b/>
                <w:bCs/>
                <w:kern w:val="0"/>
                <w:lang w:val="en-IN" w:eastAsia="en-GB" w:bidi="hi-IN"/>
                <w14:ligatures w14:val="none"/>
              </w:rPr>
              <w:t>AI Output</w:t>
            </w:r>
          </w:p>
        </w:tc>
        <w:tc>
          <w:tcPr>
            <w:tcW w:w="0" w:type="auto"/>
            <w:vAlign w:val="center"/>
            <w:hideMark/>
          </w:tcPr>
          <w:p w14:paraId="400ABF75" w14:textId="77777777" w:rsidR="006B5C08" w:rsidRPr="00627A62" w:rsidRDefault="006B5C08" w:rsidP="006B5C08">
            <w:pPr>
              <w:spacing w:after="0"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kern w:val="0"/>
                <w:lang w:val="en-IN" w:eastAsia="en-GB" w:bidi="hi-IN"/>
                <w14:ligatures w14:val="none"/>
              </w:rPr>
              <w:t>Any health insight, risk score, wellness recommendation, preventive alert, lab report analysis, or other content generated by the Platform's AI/ML systems, as further described in Part IV of this Document.</w:t>
            </w:r>
          </w:p>
        </w:tc>
      </w:tr>
      <w:tr w:rsidR="006B5C08" w:rsidRPr="00627A62" w14:paraId="1C648330" w14:textId="77777777" w:rsidTr="006B5C08">
        <w:trPr>
          <w:tblCellSpacing w:w="15" w:type="dxa"/>
        </w:trPr>
        <w:tc>
          <w:tcPr>
            <w:tcW w:w="0" w:type="auto"/>
            <w:vAlign w:val="center"/>
            <w:hideMark/>
          </w:tcPr>
          <w:p w14:paraId="31BDA026" w14:textId="77777777" w:rsidR="006B5C08" w:rsidRPr="00627A62" w:rsidRDefault="006B5C08" w:rsidP="006B5C08">
            <w:pPr>
              <w:spacing w:after="0" w:line="276" w:lineRule="auto"/>
              <w:rPr>
                <w:rFonts w:ascii="Times New Roman" w:eastAsia="Times New Roman" w:hAnsi="Times New Roman" w:cs="Times New Roman"/>
                <w:b/>
                <w:bCs/>
                <w:kern w:val="0"/>
                <w:lang w:val="en-IN" w:eastAsia="en-GB" w:bidi="hi-IN"/>
                <w14:ligatures w14:val="none"/>
              </w:rPr>
            </w:pPr>
            <w:r w:rsidRPr="00627A62">
              <w:rPr>
                <w:rFonts w:ascii="Times New Roman" w:eastAsia="Times New Roman" w:hAnsi="Times New Roman" w:cs="Times New Roman"/>
                <w:b/>
                <w:bCs/>
                <w:kern w:val="0"/>
                <w:lang w:val="en-IN" w:eastAsia="en-GB" w:bidi="hi-IN"/>
                <w14:ligatures w14:val="none"/>
              </w:rPr>
              <w:t>AI System</w:t>
            </w:r>
          </w:p>
        </w:tc>
        <w:tc>
          <w:tcPr>
            <w:tcW w:w="0" w:type="auto"/>
            <w:vAlign w:val="center"/>
            <w:hideMark/>
          </w:tcPr>
          <w:p w14:paraId="52B59D68" w14:textId="77777777" w:rsidR="006B5C08" w:rsidRPr="00627A62" w:rsidRDefault="006B5C08" w:rsidP="006B5C08">
            <w:pPr>
              <w:spacing w:after="0"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kern w:val="0"/>
                <w:lang w:val="en-IN" w:eastAsia="en-GB" w:bidi="hi-IN"/>
                <w14:ligatures w14:val="none"/>
              </w:rPr>
              <w:t>Any artificial intelligence, machine learning, natural language processing, predictive analytics, or large language model system deployed on or integrated into the Platform to process User data and generate AI Outputs.</w:t>
            </w:r>
          </w:p>
        </w:tc>
      </w:tr>
      <w:tr w:rsidR="006B5C08" w:rsidRPr="00627A62" w14:paraId="1274FB4C" w14:textId="77777777" w:rsidTr="006B5C08">
        <w:trPr>
          <w:tblCellSpacing w:w="15" w:type="dxa"/>
        </w:trPr>
        <w:tc>
          <w:tcPr>
            <w:tcW w:w="0" w:type="auto"/>
            <w:vAlign w:val="center"/>
            <w:hideMark/>
          </w:tcPr>
          <w:p w14:paraId="57098B33" w14:textId="77777777" w:rsidR="006B5C08" w:rsidRPr="00627A62" w:rsidRDefault="006B5C08" w:rsidP="006B5C08">
            <w:pPr>
              <w:spacing w:after="0" w:line="276" w:lineRule="auto"/>
              <w:rPr>
                <w:rFonts w:ascii="Times New Roman" w:eastAsia="Times New Roman" w:hAnsi="Times New Roman" w:cs="Times New Roman"/>
                <w:b/>
                <w:bCs/>
                <w:kern w:val="0"/>
                <w:lang w:val="en-IN" w:eastAsia="en-GB" w:bidi="hi-IN"/>
                <w14:ligatures w14:val="none"/>
              </w:rPr>
            </w:pPr>
            <w:r w:rsidRPr="00627A62">
              <w:rPr>
                <w:rFonts w:ascii="Times New Roman" w:eastAsia="Times New Roman" w:hAnsi="Times New Roman" w:cs="Times New Roman"/>
                <w:b/>
                <w:bCs/>
                <w:kern w:val="0"/>
                <w:lang w:val="en-IN" w:eastAsia="en-GB" w:bidi="hi-IN"/>
                <w14:ligatures w14:val="none"/>
              </w:rPr>
              <w:t>User-Generated Content (UGC)</w:t>
            </w:r>
          </w:p>
        </w:tc>
        <w:tc>
          <w:tcPr>
            <w:tcW w:w="0" w:type="auto"/>
            <w:vAlign w:val="center"/>
            <w:hideMark/>
          </w:tcPr>
          <w:p w14:paraId="242DF74D" w14:textId="1DCB699F" w:rsidR="006B5C08" w:rsidRPr="00627A62" w:rsidRDefault="006B5C08" w:rsidP="006B5C08">
            <w:pPr>
              <w:spacing w:after="0"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kern w:val="0"/>
                <w:lang w:val="en-IN" w:eastAsia="en-GB" w:bidi="hi-IN"/>
                <w14:ligatures w14:val="none"/>
              </w:rPr>
              <w:t>Any information, data, text, health records, images, feedback, reviews, testimonials, forum posts, chat inputs, questionnaire responses, or other material uploaded, submitted, or transmitted by a User through the Platform</w:t>
            </w:r>
            <w:r w:rsidR="00F12B12" w:rsidRPr="00627A62">
              <w:rPr>
                <w:rFonts w:ascii="Times New Roman" w:eastAsia="Times New Roman" w:hAnsi="Times New Roman" w:cs="Times New Roman"/>
                <w:kern w:val="0"/>
                <w:lang w:val="en-IN" w:eastAsia="en-GB" w:bidi="hi-IN"/>
                <w14:ligatures w14:val="none"/>
              </w:rPr>
              <w:t xml:space="preserve">. </w:t>
            </w:r>
          </w:p>
        </w:tc>
      </w:tr>
      <w:tr w:rsidR="006B5C08" w:rsidRPr="00627A62" w14:paraId="3CACD58D" w14:textId="77777777" w:rsidTr="006B5C08">
        <w:trPr>
          <w:tblCellSpacing w:w="15" w:type="dxa"/>
        </w:trPr>
        <w:tc>
          <w:tcPr>
            <w:tcW w:w="0" w:type="auto"/>
            <w:vAlign w:val="center"/>
            <w:hideMark/>
          </w:tcPr>
          <w:p w14:paraId="2CD96089" w14:textId="77777777" w:rsidR="006B5C08" w:rsidRPr="00627A62" w:rsidRDefault="006B5C08" w:rsidP="006B5C08">
            <w:pPr>
              <w:spacing w:after="0" w:line="276" w:lineRule="auto"/>
              <w:rPr>
                <w:rFonts w:ascii="Times New Roman" w:eastAsia="Times New Roman" w:hAnsi="Times New Roman" w:cs="Times New Roman"/>
                <w:b/>
                <w:bCs/>
                <w:kern w:val="0"/>
                <w:lang w:val="en-IN" w:eastAsia="en-GB" w:bidi="hi-IN"/>
                <w14:ligatures w14:val="none"/>
              </w:rPr>
            </w:pPr>
            <w:r w:rsidRPr="00627A62">
              <w:rPr>
                <w:rFonts w:ascii="Times New Roman" w:eastAsia="Times New Roman" w:hAnsi="Times New Roman" w:cs="Times New Roman"/>
                <w:b/>
                <w:bCs/>
                <w:kern w:val="0"/>
                <w:lang w:val="en-IN" w:eastAsia="en-GB" w:bidi="hi-IN"/>
                <w14:ligatures w14:val="none"/>
              </w:rPr>
              <w:t>Platform Content</w:t>
            </w:r>
          </w:p>
        </w:tc>
        <w:tc>
          <w:tcPr>
            <w:tcW w:w="0" w:type="auto"/>
            <w:vAlign w:val="center"/>
            <w:hideMark/>
          </w:tcPr>
          <w:p w14:paraId="2A593E03" w14:textId="4FB8A2A1" w:rsidR="006B5C08" w:rsidRPr="00627A62" w:rsidRDefault="006B5C08" w:rsidP="006B5C08">
            <w:pPr>
              <w:spacing w:after="0"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kern w:val="0"/>
                <w:lang w:val="en-IN" w:eastAsia="en-GB" w:bidi="hi-IN"/>
                <w14:ligatures w14:val="none"/>
              </w:rPr>
              <w:t>All text, graphics, UI elements, visual design, logos, icons, images, audio clips, editorial content, health articles, wellness guides, data compilations, algorithms, software code, AI model architectures, AI Outputs, and the overall "look and feel" of the Platform.</w:t>
            </w:r>
          </w:p>
        </w:tc>
      </w:tr>
      <w:tr w:rsidR="005B25BE" w:rsidRPr="00627A62" w14:paraId="4E3FAAF6" w14:textId="77777777" w:rsidTr="005B25BE">
        <w:tblPrEx>
          <w:tblW w:w="0" w:type="auto"/>
          <w:tblCellSpacing w:w="15" w:type="dxa"/>
          <w:tblCellMar>
            <w:top w:w="15" w:type="dxa"/>
            <w:left w:w="15" w:type="dxa"/>
            <w:bottom w:w="15" w:type="dxa"/>
            <w:right w:w="15" w:type="dxa"/>
          </w:tblCellMar>
          <w:tblPrExChange w:id="33" w:author="USER" w:date="2026-04-16T13:22:00Z">
            <w:tblPrEx>
              <w:tblW w:w="0" w:type="auto"/>
              <w:tblCellSpacing w:w="15" w:type="dxa"/>
              <w:tblCellMar>
                <w:top w:w="15" w:type="dxa"/>
                <w:left w:w="15" w:type="dxa"/>
                <w:bottom w:w="15" w:type="dxa"/>
                <w:right w:w="15" w:type="dxa"/>
              </w:tblCellMar>
            </w:tblPrEx>
          </w:tblPrExChange>
        </w:tblPrEx>
        <w:trPr>
          <w:trHeight w:val="50"/>
          <w:tblCellSpacing w:w="15" w:type="dxa"/>
          <w:trPrChange w:id="34" w:author="USER" w:date="2026-04-16T13:22:00Z">
            <w:trPr>
              <w:tblCellSpacing w:w="15" w:type="dxa"/>
            </w:trPr>
          </w:trPrChange>
        </w:trPr>
        <w:tc>
          <w:tcPr>
            <w:tcW w:w="0" w:type="auto"/>
            <w:vAlign w:val="center"/>
            <w:tcPrChange w:id="35" w:author="USER" w:date="2026-04-16T13:22:00Z">
              <w:tcPr>
                <w:tcW w:w="0" w:type="auto"/>
                <w:gridSpan w:val="2"/>
                <w:vAlign w:val="center"/>
              </w:tcPr>
            </w:tcPrChange>
          </w:tcPr>
          <w:p w14:paraId="5BFBD312" w14:textId="48C98565" w:rsidR="005B25BE" w:rsidRPr="00627A62" w:rsidRDefault="005B25BE" w:rsidP="005B25BE">
            <w:pPr>
              <w:spacing w:after="0" w:line="276" w:lineRule="auto"/>
              <w:rPr>
                <w:rFonts w:ascii="Times New Roman" w:hAnsi="Times New Roman" w:cs="Times New Roman"/>
                <w:b/>
                <w:bCs/>
                <w:lang w:val="en-IN"/>
              </w:rPr>
            </w:pPr>
            <w:del w:id="36" w:author="USER" w:date="2026-04-16T13:22:00Z">
              <w:r w:rsidRPr="00F859D8" w:rsidDel="005B25BE">
                <w:rPr>
                  <w:rFonts w:ascii="Times New Roman" w:hAnsi="Times New Roman" w:cs="Times New Roman"/>
                  <w:b/>
                  <w:bCs/>
                  <w:lang w:val="en-IN"/>
                </w:rPr>
                <w:delText>Consent Management Framework (CMF)</w:delText>
              </w:r>
            </w:del>
          </w:p>
        </w:tc>
        <w:tc>
          <w:tcPr>
            <w:tcW w:w="0" w:type="auto"/>
            <w:vAlign w:val="center"/>
            <w:tcPrChange w:id="37" w:author="USER" w:date="2026-04-16T13:22:00Z">
              <w:tcPr>
                <w:tcW w:w="0" w:type="auto"/>
                <w:gridSpan w:val="2"/>
                <w:vAlign w:val="center"/>
              </w:tcPr>
            </w:tcPrChange>
          </w:tcPr>
          <w:p w14:paraId="66DD2E22" w14:textId="06ECE2E8" w:rsidR="005B25BE" w:rsidRPr="00627A62" w:rsidRDefault="005B25BE" w:rsidP="005B25BE">
            <w:pPr>
              <w:spacing w:after="0" w:line="276" w:lineRule="auto"/>
              <w:rPr>
                <w:rFonts w:ascii="Times New Roman" w:hAnsi="Times New Roman" w:cs="Times New Roman"/>
                <w:lang w:val="en-IN"/>
              </w:rPr>
            </w:pPr>
            <w:del w:id="38" w:author="USER" w:date="2026-04-16T13:22:00Z">
              <w:r w:rsidRPr="00F859D8" w:rsidDel="005B25BE">
                <w:rPr>
                  <w:rFonts w:ascii="Times New Roman" w:hAnsi="Times New Roman" w:cs="Times New Roman"/>
                  <w:lang w:val="en-IN"/>
                </w:rPr>
                <w:delText>the Electronic Consent Policy governing how the Company obtains, records, manages, and honours User consent for all data processing activities.</w:delText>
              </w:r>
            </w:del>
          </w:p>
        </w:tc>
      </w:tr>
      <w:tr w:rsidR="005B25BE" w:rsidRPr="00627A62" w14:paraId="34D41695" w14:textId="77777777" w:rsidTr="006B5C08">
        <w:trPr>
          <w:tblCellSpacing w:w="15" w:type="dxa"/>
        </w:trPr>
        <w:tc>
          <w:tcPr>
            <w:tcW w:w="0" w:type="auto"/>
            <w:vAlign w:val="center"/>
          </w:tcPr>
          <w:p w14:paraId="46E451E8" w14:textId="1EE73D18" w:rsidR="005B25BE" w:rsidRPr="00627A62" w:rsidRDefault="005B25BE" w:rsidP="005B25BE">
            <w:pPr>
              <w:spacing w:after="0" w:line="276" w:lineRule="auto"/>
              <w:rPr>
                <w:rFonts w:ascii="Times New Roman" w:hAnsi="Times New Roman" w:cs="Times New Roman"/>
                <w:b/>
                <w:bCs/>
                <w:lang w:val="en-IN"/>
              </w:rPr>
            </w:pPr>
            <w:del w:id="39" w:author="USER" w:date="2026-04-16T13:22:00Z">
              <w:r w:rsidRPr="00F859D8" w:rsidDel="005B25BE">
                <w:rPr>
                  <w:rFonts w:ascii="Times New Roman" w:hAnsi="Times New Roman" w:cs="Times New Roman"/>
                  <w:b/>
                  <w:bCs/>
                  <w:lang w:val="en-IN"/>
                </w:rPr>
                <w:delText>Consent Artefact</w:delText>
              </w:r>
            </w:del>
          </w:p>
        </w:tc>
        <w:tc>
          <w:tcPr>
            <w:tcW w:w="0" w:type="auto"/>
            <w:vAlign w:val="center"/>
          </w:tcPr>
          <w:p w14:paraId="40270ABF" w14:textId="7E27A2F4" w:rsidR="005B25BE" w:rsidRPr="00627A62" w:rsidRDefault="005B25BE" w:rsidP="005B25BE">
            <w:pPr>
              <w:spacing w:after="0" w:line="276" w:lineRule="auto"/>
              <w:rPr>
                <w:rFonts w:ascii="Times New Roman" w:hAnsi="Times New Roman" w:cs="Times New Roman"/>
                <w:lang w:val="en-IN"/>
              </w:rPr>
            </w:pPr>
            <w:del w:id="40" w:author="USER" w:date="2026-04-16T13:22:00Z">
              <w:r w:rsidRPr="00F859D8" w:rsidDel="005B25BE">
                <w:rPr>
                  <w:rFonts w:ascii="Times New Roman" w:hAnsi="Times New Roman" w:cs="Times New Roman"/>
                  <w:lang w:val="en-IN"/>
                </w:rPr>
                <w:delText>A machine-readable electronic record of consent as defined in the ABDM Health Data Management Policy 2022, used for managing access to ABHA-linked health records.</w:delText>
              </w:r>
            </w:del>
          </w:p>
        </w:tc>
      </w:tr>
      <w:tr w:rsidR="005B25BE" w:rsidRPr="00627A62" w14:paraId="4B3AB7B1" w14:textId="77777777" w:rsidTr="006B5C08">
        <w:trPr>
          <w:tblCellSpacing w:w="15" w:type="dxa"/>
        </w:trPr>
        <w:tc>
          <w:tcPr>
            <w:tcW w:w="0" w:type="auto"/>
            <w:vAlign w:val="center"/>
          </w:tcPr>
          <w:p w14:paraId="3C5F8D93" w14:textId="58CA41B2" w:rsidR="005B25BE" w:rsidRPr="00627A62" w:rsidRDefault="005B25BE" w:rsidP="005B25BE">
            <w:pPr>
              <w:spacing w:after="0" w:line="276" w:lineRule="auto"/>
              <w:rPr>
                <w:rFonts w:ascii="Times New Roman" w:hAnsi="Times New Roman" w:cs="Times New Roman"/>
                <w:b/>
                <w:bCs/>
                <w:lang w:val="en-IN"/>
              </w:rPr>
            </w:pPr>
            <w:ins w:id="41" w:author="USER" w:date="2026-04-16T13:23:00Z">
              <w:r w:rsidRPr="00F859D8">
                <w:rPr>
                  <w:rFonts w:ascii="Times New Roman" w:hAnsi="Times New Roman" w:cs="Times New Roman"/>
                  <w:b/>
                  <w:bCs/>
                  <w:lang w:val="en-IN"/>
                </w:rPr>
                <w:t>Permitted Use</w:t>
              </w:r>
            </w:ins>
            <w:del w:id="42" w:author="USER" w:date="2026-04-16T13:23:00Z">
              <w:r w:rsidRPr="00F859D8" w:rsidDel="005B25BE">
                <w:rPr>
                  <w:rFonts w:ascii="Times New Roman" w:hAnsi="Times New Roman" w:cs="Times New Roman"/>
                  <w:b/>
                  <w:bCs/>
                  <w:lang w:val="en-IN"/>
                </w:rPr>
                <w:delText>ABDM Consent Artefact</w:delText>
              </w:r>
            </w:del>
          </w:p>
        </w:tc>
        <w:tc>
          <w:tcPr>
            <w:tcW w:w="0" w:type="auto"/>
            <w:vAlign w:val="center"/>
          </w:tcPr>
          <w:p w14:paraId="38C72748" w14:textId="6247345C" w:rsidR="005B25BE" w:rsidRPr="00627A62" w:rsidRDefault="005B25BE" w:rsidP="005B25BE">
            <w:pPr>
              <w:spacing w:after="0" w:line="276" w:lineRule="auto"/>
              <w:rPr>
                <w:rFonts w:ascii="Times New Roman" w:hAnsi="Times New Roman" w:cs="Times New Roman"/>
                <w:lang w:val="en-IN"/>
              </w:rPr>
            </w:pPr>
            <w:ins w:id="43" w:author="USER" w:date="2026-04-16T13:23:00Z">
              <w:r w:rsidRPr="00F859D8">
                <w:rPr>
                  <w:rFonts w:ascii="Times New Roman" w:hAnsi="Times New Roman" w:cs="Times New Roman"/>
                  <w:lang w:val="en-IN"/>
                </w:rPr>
                <w:t xml:space="preserve">The lawful and intended uses of the Platform </w:t>
              </w:r>
            </w:ins>
            <w:del w:id="44" w:author="USER" w:date="2026-04-16T13:23:00Z">
              <w:r w:rsidRPr="00F859D8" w:rsidDel="005B25BE">
                <w:rPr>
                  <w:rFonts w:ascii="Times New Roman" w:hAnsi="Times New Roman" w:cs="Times New Roman"/>
                  <w:lang w:val="en-IN"/>
                </w:rPr>
                <w:delText>A structured consent record generated under India's Ayushman Bharat Digital Mission framework, specifying the data requester, health information provider, purpose of access, data types, and validity period of consent.</w:delText>
              </w:r>
            </w:del>
          </w:p>
        </w:tc>
      </w:tr>
      <w:tr w:rsidR="005B25BE" w:rsidRPr="00627A62" w14:paraId="521BA61C" w14:textId="77777777" w:rsidTr="006B5C08">
        <w:trPr>
          <w:tblCellSpacing w:w="15" w:type="dxa"/>
        </w:trPr>
        <w:tc>
          <w:tcPr>
            <w:tcW w:w="0" w:type="auto"/>
            <w:vAlign w:val="center"/>
          </w:tcPr>
          <w:p w14:paraId="2EE7932D" w14:textId="09C05991" w:rsidR="005B25BE" w:rsidRPr="00627A62" w:rsidRDefault="005B25BE" w:rsidP="005B25BE">
            <w:pPr>
              <w:spacing w:after="0" w:line="276" w:lineRule="auto"/>
              <w:rPr>
                <w:rFonts w:ascii="Times New Roman" w:hAnsi="Times New Roman" w:cs="Times New Roman"/>
                <w:b/>
                <w:bCs/>
                <w:lang w:val="en-IN"/>
              </w:rPr>
            </w:pPr>
            <w:r w:rsidRPr="00F859D8">
              <w:rPr>
                <w:rFonts w:ascii="Times New Roman" w:hAnsi="Times New Roman" w:cs="Times New Roman"/>
                <w:b/>
                <w:bCs/>
                <w:lang w:val="en-IN"/>
              </w:rPr>
              <w:t>Withdrawal of Consent</w:t>
            </w:r>
          </w:p>
        </w:tc>
        <w:tc>
          <w:tcPr>
            <w:tcW w:w="0" w:type="auto"/>
            <w:vAlign w:val="center"/>
          </w:tcPr>
          <w:p w14:paraId="0505FF31" w14:textId="3338B78A" w:rsidR="005B25BE" w:rsidRPr="00627A62" w:rsidRDefault="005B25BE" w:rsidP="005B25BE">
            <w:pPr>
              <w:spacing w:after="0" w:line="276" w:lineRule="auto"/>
              <w:rPr>
                <w:rFonts w:ascii="Times New Roman" w:hAnsi="Times New Roman" w:cs="Times New Roman"/>
                <w:lang w:val="en-IN"/>
              </w:rPr>
            </w:pPr>
            <w:r w:rsidRPr="00F859D8">
              <w:rPr>
                <w:rFonts w:ascii="Times New Roman" w:hAnsi="Times New Roman" w:cs="Times New Roman"/>
                <w:lang w:val="en-IN"/>
              </w:rPr>
              <w:t>The revocation by a Data Principal of previously granted consent for a specific processing purpose, which must be as easy to execute as the giving of consent, in accordance with the DPDPA 2023.</w:t>
            </w:r>
          </w:p>
        </w:tc>
      </w:tr>
      <w:tr w:rsidR="005B25BE" w:rsidRPr="00627A62" w14:paraId="2DD0C19D" w14:textId="77777777" w:rsidTr="006B5C08">
        <w:trPr>
          <w:tblCellSpacing w:w="15" w:type="dxa"/>
        </w:trPr>
        <w:tc>
          <w:tcPr>
            <w:tcW w:w="0" w:type="auto"/>
            <w:vAlign w:val="center"/>
          </w:tcPr>
          <w:p w14:paraId="5CAFF3EE" w14:textId="7307BB8E" w:rsidR="005B25BE" w:rsidRPr="00627A62" w:rsidRDefault="005B25BE" w:rsidP="005B25BE">
            <w:pPr>
              <w:spacing w:after="0" w:line="276" w:lineRule="auto"/>
              <w:rPr>
                <w:rFonts w:ascii="Times New Roman" w:hAnsi="Times New Roman" w:cs="Times New Roman"/>
                <w:b/>
                <w:bCs/>
                <w:lang w:val="en-IN"/>
              </w:rPr>
            </w:pPr>
            <w:del w:id="45" w:author="USER" w:date="2026-04-16T13:23:00Z">
              <w:r w:rsidRPr="00F859D8" w:rsidDel="005B25BE">
                <w:rPr>
                  <w:rFonts w:ascii="Times New Roman" w:hAnsi="Times New Roman" w:cs="Times New Roman"/>
                  <w:b/>
                  <w:bCs/>
                  <w:lang w:val="en-IN"/>
                </w:rPr>
                <w:delText>Permitted Use</w:delText>
              </w:r>
            </w:del>
          </w:p>
        </w:tc>
        <w:tc>
          <w:tcPr>
            <w:tcW w:w="0" w:type="auto"/>
            <w:vAlign w:val="center"/>
          </w:tcPr>
          <w:p w14:paraId="652DEC57" w14:textId="60B0A06F" w:rsidR="005B25BE" w:rsidRPr="00627A62" w:rsidRDefault="005B25BE" w:rsidP="005B25BE">
            <w:pPr>
              <w:spacing w:after="0" w:line="276" w:lineRule="auto"/>
              <w:rPr>
                <w:rFonts w:ascii="Times New Roman" w:hAnsi="Times New Roman" w:cs="Times New Roman"/>
                <w:lang w:val="en-IN"/>
              </w:rPr>
            </w:pPr>
            <w:del w:id="46" w:author="USER" w:date="2026-04-16T13:23:00Z">
              <w:r w:rsidRPr="00F859D8" w:rsidDel="005B25BE">
                <w:rPr>
                  <w:rFonts w:ascii="Times New Roman" w:hAnsi="Times New Roman" w:cs="Times New Roman"/>
                  <w:lang w:val="en-IN"/>
                </w:rPr>
                <w:delText xml:space="preserve">The lawful and intended uses of the Platform </w:delText>
              </w:r>
            </w:del>
          </w:p>
        </w:tc>
      </w:tr>
      <w:tr w:rsidR="005B25BE" w:rsidRPr="00627A62" w14:paraId="2C2D74B2" w14:textId="77777777" w:rsidTr="006B5C08">
        <w:trPr>
          <w:tblCellSpacing w:w="15" w:type="dxa"/>
        </w:trPr>
        <w:tc>
          <w:tcPr>
            <w:tcW w:w="0" w:type="auto"/>
            <w:vAlign w:val="center"/>
          </w:tcPr>
          <w:p w14:paraId="443A76E1" w14:textId="66E28EED" w:rsidR="005B25BE" w:rsidRPr="00627A62" w:rsidRDefault="005B25BE" w:rsidP="005B25BE">
            <w:pPr>
              <w:spacing w:after="0" w:line="276" w:lineRule="auto"/>
              <w:rPr>
                <w:rFonts w:ascii="Times New Roman" w:hAnsi="Times New Roman" w:cs="Times New Roman"/>
                <w:b/>
                <w:bCs/>
                <w:lang w:val="en-IN"/>
              </w:rPr>
            </w:pPr>
            <w:r w:rsidRPr="00F859D8">
              <w:rPr>
                <w:rFonts w:ascii="Times New Roman" w:hAnsi="Times New Roman" w:cs="Times New Roman"/>
                <w:b/>
                <w:bCs/>
                <w:lang w:val="en-IN"/>
              </w:rPr>
              <w:t>Prohibited Conduct</w:t>
            </w:r>
          </w:p>
        </w:tc>
        <w:tc>
          <w:tcPr>
            <w:tcW w:w="0" w:type="auto"/>
            <w:vAlign w:val="center"/>
          </w:tcPr>
          <w:p w14:paraId="11EF80D0" w14:textId="69E91367" w:rsidR="005B25BE" w:rsidRPr="00627A62" w:rsidRDefault="005B25BE" w:rsidP="005B25BE">
            <w:pPr>
              <w:spacing w:after="0" w:line="276" w:lineRule="auto"/>
              <w:rPr>
                <w:rFonts w:ascii="Times New Roman" w:hAnsi="Times New Roman" w:cs="Times New Roman"/>
                <w:lang w:val="en-IN"/>
              </w:rPr>
            </w:pPr>
            <w:r w:rsidRPr="00F859D8">
              <w:rPr>
                <w:rFonts w:ascii="Times New Roman" w:hAnsi="Times New Roman" w:cs="Times New Roman"/>
                <w:lang w:val="en-IN"/>
              </w:rPr>
              <w:t>Any act, omission, or pattern of behaviour that falls within the categories specified in this Document and which is expressly prohibited.</w:t>
            </w:r>
          </w:p>
        </w:tc>
      </w:tr>
      <w:tr w:rsidR="005B25BE" w:rsidRPr="00627A62" w14:paraId="529BB904" w14:textId="77777777" w:rsidTr="006B5C08">
        <w:trPr>
          <w:tblCellSpacing w:w="15" w:type="dxa"/>
        </w:trPr>
        <w:tc>
          <w:tcPr>
            <w:tcW w:w="0" w:type="auto"/>
            <w:vAlign w:val="center"/>
          </w:tcPr>
          <w:p w14:paraId="7B6E163D" w14:textId="2559FAD2" w:rsidR="005B25BE" w:rsidRPr="00627A62" w:rsidRDefault="005B25BE" w:rsidP="005B25BE">
            <w:pPr>
              <w:spacing w:after="0" w:line="276" w:lineRule="auto"/>
              <w:rPr>
                <w:rFonts w:ascii="Times New Roman" w:hAnsi="Times New Roman" w:cs="Times New Roman"/>
                <w:b/>
                <w:bCs/>
                <w:lang w:val="en-IN"/>
              </w:rPr>
            </w:pPr>
            <w:del w:id="47" w:author="USER" w:date="2026-04-16T13:22:00Z">
              <w:r w:rsidRPr="00F859D8" w:rsidDel="005B25BE">
                <w:rPr>
                  <w:rFonts w:ascii="Times New Roman" w:hAnsi="Times New Roman" w:cs="Times New Roman"/>
                  <w:b/>
                  <w:bCs/>
                  <w:lang w:val="en-IN"/>
                </w:rPr>
                <w:delText>WCAG 2.1 Level AA</w:delText>
              </w:r>
            </w:del>
          </w:p>
        </w:tc>
        <w:tc>
          <w:tcPr>
            <w:tcW w:w="0" w:type="auto"/>
            <w:vAlign w:val="center"/>
          </w:tcPr>
          <w:p w14:paraId="49581147" w14:textId="43F4E74B" w:rsidR="005B25BE" w:rsidRPr="00627A62" w:rsidRDefault="005B25BE" w:rsidP="005B25BE">
            <w:pPr>
              <w:spacing w:after="0" w:line="276" w:lineRule="auto"/>
              <w:rPr>
                <w:rFonts w:ascii="Times New Roman" w:hAnsi="Times New Roman" w:cs="Times New Roman"/>
                <w:lang w:val="en-IN"/>
              </w:rPr>
            </w:pPr>
            <w:del w:id="48" w:author="USER" w:date="2026-04-16T13:22:00Z">
              <w:r w:rsidRPr="00F859D8" w:rsidDel="005B25BE">
                <w:rPr>
                  <w:rFonts w:ascii="Times New Roman" w:hAnsi="Times New Roman" w:cs="Times New Roman"/>
                  <w:lang w:val="en-IN"/>
                </w:rPr>
                <w:delText>The Web Content Accessibility Guidelines version 2.1, Level AA, published by the World Wide Web Consortium (W3C), adopted as the digital accessibility standard for this Platform under the National Policy on Universal Electronic Accessibility 2013.</w:delText>
              </w:r>
            </w:del>
          </w:p>
        </w:tc>
      </w:tr>
      <w:tr w:rsidR="00DC6B25" w:rsidRPr="00627A62" w14:paraId="53B43E53" w14:textId="77777777" w:rsidTr="006B5C08">
        <w:trPr>
          <w:tblCellSpacing w:w="15" w:type="dxa"/>
          <w:ins w:id="49" w:author="USER" w:date="2026-04-16T14:35:00Z"/>
        </w:trPr>
        <w:tc>
          <w:tcPr>
            <w:tcW w:w="0" w:type="auto"/>
            <w:vAlign w:val="center"/>
          </w:tcPr>
          <w:p w14:paraId="3A0CDB9D" w14:textId="15CB5D97" w:rsidR="00DC6B25" w:rsidRPr="00F859D8" w:rsidDel="005B25BE" w:rsidRDefault="00DC6B25" w:rsidP="005B25BE">
            <w:pPr>
              <w:spacing w:after="0" w:line="276" w:lineRule="auto"/>
              <w:rPr>
                <w:ins w:id="50" w:author="USER" w:date="2026-04-16T14:35:00Z"/>
                <w:rFonts w:ascii="Times New Roman" w:hAnsi="Times New Roman" w:cs="Times New Roman"/>
                <w:b/>
                <w:bCs/>
                <w:lang w:val="en-IN"/>
              </w:rPr>
            </w:pPr>
          </w:p>
        </w:tc>
        <w:tc>
          <w:tcPr>
            <w:tcW w:w="0" w:type="auto"/>
            <w:vAlign w:val="center"/>
          </w:tcPr>
          <w:p w14:paraId="1A51EB15" w14:textId="77777777" w:rsidR="00DC6B25" w:rsidRPr="00F859D8" w:rsidDel="005B25BE" w:rsidRDefault="00DC6B25" w:rsidP="005B25BE">
            <w:pPr>
              <w:spacing w:after="0" w:line="276" w:lineRule="auto"/>
              <w:rPr>
                <w:ins w:id="51" w:author="USER" w:date="2026-04-16T14:35:00Z"/>
                <w:rFonts w:ascii="Times New Roman" w:hAnsi="Times New Roman" w:cs="Times New Roman"/>
                <w:lang w:val="en-IN"/>
              </w:rPr>
            </w:pPr>
          </w:p>
        </w:tc>
      </w:tr>
    </w:tbl>
    <w:p w14:paraId="7FD7CCC3" w14:textId="6F7475B5" w:rsidR="002B0C6B" w:rsidRPr="00627A62" w:rsidRDefault="002B0C6B" w:rsidP="00391D41">
      <w:pPr>
        <w:spacing w:before="100" w:beforeAutospacing="1" w:after="100" w:afterAutospacing="1" w:line="276" w:lineRule="auto"/>
        <w:outlineLvl w:val="1"/>
        <w:rPr>
          <w:rFonts w:ascii="Times New Roman" w:eastAsia="Times New Roman" w:hAnsi="Times New Roman" w:cs="Times New Roman"/>
          <w:b/>
          <w:bCs/>
          <w:color w:val="000000"/>
          <w:kern w:val="0"/>
          <w:lang w:val="en-IN" w:eastAsia="en-GB" w:bidi="hi-IN"/>
          <w14:ligatures w14:val="none"/>
        </w:rPr>
      </w:pPr>
      <w:r w:rsidRPr="00627A62">
        <w:rPr>
          <w:rFonts w:ascii="Times New Roman" w:eastAsia="Times New Roman" w:hAnsi="Times New Roman" w:cs="Times New Roman"/>
          <w:b/>
          <w:bCs/>
          <w:color w:val="000000"/>
          <w:kern w:val="0"/>
          <w:lang w:val="en-IN" w:eastAsia="en-GB" w:bidi="hi-IN"/>
          <w14:ligatures w14:val="none"/>
        </w:rPr>
        <w:t>Description of the Platform and Services</w:t>
      </w:r>
    </w:p>
    <w:p w14:paraId="2228CCB7" w14:textId="4C1000FC" w:rsidR="002B0C6B" w:rsidRPr="00627A62" w:rsidRDefault="00D55F17" w:rsidP="00C528F0">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ins w:id="52" w:author="USER" w:date="2026-04-16T15:06:00Z">
        <w:r>
          <w:rPr>
            <w:rFonts w:ascii="Times New Roman" w:eastAsia="Times New Roman" w:hAnsi="Times New Roman" w:cs="Times New Roman"/>
            <w:color w:val="000000"/>
            <w:kern w:val="0"/>
            <w:lang w:val="en-IN" w:eastAsia="en-GB" w:bidi="hi-IN"/>
            <w14:ligatures w14:val="none"/>
          </w:rPr>
          <w:t xml:space="preserve">Take. </w:t>
        </w:r>
      </w:ins>
      <w:ins w:id="53" w:author="USER" w:date="2026-04-16T15:07:00Z">
        <w:r>
          <w:rPr>
            <w:rFonts w:ascii="Times New Roman" w:eastAsia="Times New Roman" w:hAnsi="Times New Roman" w:cs="Times New Roman"/>
            <w:color w:val="000000"/>
            <w:kern w:val="0"/>
            <w:lang w:val="en-IN" w:eastAsia="en-GB" w:bidi="hi-IN"/>
            <w14:ligatures w14:val="none"/>
          </w:rPr>
          <w:t xml:space="preserve">Health </w:t>
        </w:r>
      </w:ins>
      <w:del w:id="54" w:author="USER" w:date="2026-04-16T15:06:00Z">
        <w:r w:rsidR="007C622C" w:rsidRPr="00627A62" w:rsidDel="00D55F17">
          <w:rPr>
            <w:rFonts w:ascii="Times New Roman" w:eastAsia="Times New Roman" w:hAnsi="Times New Roman" w:cs="Times New Roman"/>
            <w:color w:val="000000"/>
            <w:kern w:val="0"/>
            <w:lang w:val="en-IN" w:eastAsia="en-GB" w:bidi="hi-IN"/>
            <w14:ligatures w14:val="none"/>
          </w:rPr>
          <w:delText xml:space="preserve">take. </w:delText>
        </w:r>
      </w:del>
      <w:del w:id="55" w:author="USER" w:date="2026-04-16T15:07:00Z">
        <w:r w:rsidR="007C622C" w:rsidRPr="00627A62" w:rsidDel="00D55F17">
          <w:rPr>
            <w:rFonts w:ascii="Times New Roman" w:eastAsia="Times New Roman" w:hAnsi="Times New Roman" w:cs="Times New Roman"/>
            <w:color w:val="000000"/>
            <w:kern w:val="0"/>
            <w:lang w:val="en-IN" w:eastAsia="en-GB" w:bidi="hi-IN"/>
            <w14:ligatures w14:val="none"/>
          </w:rPr>
          <w:delText>health</w:delText>
        </w:r>
      </w:del>
      <w:r w:rsidR="002B0C6B" w:rsidRPr="00627A62">
        <w:rPr>
          <w:rFonts w:ascii="Times New Roman" w:eastAsia="Times New Roman" w:hAnsi="Times New Roman" w:cs="Times New Roman"/>
          <w:color w:val="000000"/>
          <w:kern w:val="0"/>
          <w:lang w:val="en-IN" w:eastAsia="en-GB" w:bidi="hi-IN"/>
          <w14:ligatures w14:val="none"/>
        </w:rPr>
        <w:t xml:space="preserve"> is an AI-Enabled Preventive Healthcare Platform </w:t>
      </w:r>
      <w:r w:rsidR="004B6EEA">
        <w:rPr>
          <w:rFonts w:ascii="Times New Roman" w:eastAsia="Times New Roman" w:hAnsi="Times New Roman" w:cs="Times New Roman"/>
          <w:color w:val="000000"/>
          <w:kern w:val="0"/>
          <w:lang w:val="en-IN" w:eastAsia="en-GB" w:bidi="hi-IN"/>
          <w14:ligatures w14:val="none"/>
        </w:rPr>
        <w:t xml:space="preserve">owned and </w:t>
      </w:r>
      <w:r w:rsidR="002B0C6B" w:rsidRPr="00627A62">
        <w:rPr>
          <w:rFonts w:ascii="Times New Roman" w:eastAsia="Times New Roman" w:hAnsi="Times New Roman" w:cs="Times New Roman"/>
          <w:color w:val="000000"/>
          <w:kern w:val="0"/>
          <w:lang w:val="en-IN" w:eastAsia="en-GB" w:bidi="hi-IN"/>
          <w14:ligatures w14:val="none"/>
        </w:rPr>
        <w:t>operated by TAKE Solutions Limited. The Platform is designed to empower individuals and healthcare providers with data-driven, technology-assisted tools for preventive health monitoring and early risk detection.</w:t>
      </w:r>
      <w:r w:rsidR="00C528F0" w:rsidRPr="00627A62">
        <w:rPr>
          <w:rFonts w:ascii="Times New Roman" w:eastAsia="Times New Roman" w:hAnsi="Times New Roman" w:cs="Times New Roman"/>
          <w:color w:val="000000"/>
          <w:kern w:val="0"/>
          <w:lang w:val="en-IN" w:eastAsia="en-GB" w:bidi="hi-IN"/>
          <w14:ligatures w14:val="none"/>
        </w:rPr>
        <w:t xml:space="preserve"> The </w:t>
      </w:r>
      <w:r w:rsidR="002B0C6B" w:rsidRPr="00627A62">
        <w:rPr>
          <w:rFonts w:ascii="Times New Roman" w:eastAsia="Times New Roman" w:hAnsi="Times New Roman" w:cs="Times New Roman"/>
          <w:color w:val="000000"/>
          <w:kern w:val="0"/>
          <w:lang w:val="en-IN" w:eastAsia="en-GB" w:bidi="hi-IN"/>
          <w14:ligatures w14:val="none"/>
        </w:rPr>
        <w:t>Services Available to Consumer Users</w:t>
      </w:r>
      <w:r w:rsidR="00C528F0" w:rsidRPr="00627A62">
        <w:rPr>
          <w:rFonts w:ascii="Times New Roman" w:eastAsia="Times New Roman" w:hAnsi="Times New Roman" w:cs="Times New Roman"/>
          <w:color w:val="000000"/>
          <w:kern w:val="0"/>
          <w:lang w:val="en-IN" w:eastAsia="en-GB" w:bidi="hi-IN"/>
          <w14:ligatures w14:val="none"/>
        </w:rPr>
        <w:t xml:space="preserve"> are: </w:t>
      </w:r>
    </w:p>
    <w:p w14:paraId="12425476" w14:textId="7EFED5E8" w:rsidR="002B0C6B" w:rsidRDefault="002B0C6B" w:rsidP="00391D41">
      <w:pPr>
        <w:numPr>
          <w:ilvl w:val="0"/>
          <w:numId w:val="4"/>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 xml:space="preserve">AI-Powered Lab Report Analysis </w:t>
      </w:r>
      <w:del w:id="56" w:author="USER" w:date="2026-04-16T15:07:00Z">
        <w:r w:rsidR="00C528F0" w:rsidRPr="00627A62" w:rsidDel="00D55F17">
          <w:rPr>
            <w:rFonts w:ascii="Times New Roman" w:eastAsia="Times New Roman" w:hAnsi="Times New Roman" w:cs="Times New Roman"/>
            <w:color w:val="000000"/>
            <w:kern w:val="0"/>
            <w:lang w:val="en-IN" w:eastAsia="en-GB" w:bidi="hi-IN"/>
            <w14:ligatures w14:val="none"/>
          </w:rPr>
          <w:delText>-</w:delText>
        </w:r>
        <w:r w:rsidRPr="00627A62" w:rsidDel="00D55F17">
          <w:rPr>
            <w:rFonts w:ascii="Times New Roman" w:eastAsia="Times New Roman" w:hAnsi="Times New Roman" w:cs="Times New Roman"/>
            <w:color w:val="000000"/>
            <w:kern w:val="0"/>
            <w:lang w:val="en-IN" w:eastAsia="en-GB" w:bidi="hi-IN"/>
            <w14:ligatures w14:val="none"/>
          </w:rPr>
          <w:delText xml:space="preserve"> Automated interpretation of uploaded pathology and diagnostic reports to identify parameters outside normal reference ranges and highlight patterns warranting attention</w:delText>
        </w:r>
      </w:del>
    </w:p>
    <w:p w14:paraId="2AD5AE9E" w14:textId="38ECDB97" w:rsidR="00953A7D" w:rsidRPr="00627A62" w:rsidRDefault="00953A7D" w:rsidP="00391D41">
      <w:pPr>
        <w:numPr>
          <w:ilvl w:val="0"/>
          <w:numId w:val="4"/>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Pr>
          <w:rFonts w:ascii="Times New Roman" w:eastAsia="Times New Roman" w:hAnsi="Times New Roman" w:cs="Times New Roman"/>
          <w:color w:val="000000"/>
          <w:kern w:val="0"/>
          <w:lang w:val="en-IN" w:eastAsia="en-GB" w:bidi="hi-IN"/>
          <w14:ligatures w14:val="none"/>
        </w:rPr>
        <w:t xml:space="preserve">Health Records </w:t>
      </w:r>
      <w:del w:id="57" w:author="USER" w:date="2026-04-16T15:07:00Z">
        <w:r w:rsidDel="00D55F17">
          <w:rPr>
            <w:rFonts w:ascii="Times New Roman" w:eastAsia="Times New Roman" w:hAnsi="Times New Roman" w:cs="Times New Roman"/>
            <w:color w:val="000000"/>
            <w:kern w:val="0"/>
            <w:lang w:val="en-IN" w:eastAsia="en-GB" w:bidi="hi-IN"/>
            <w14:ligatures w14:val="none"/>
          </w:rPr>
          <w:delText xml:space="preserve">storage- </w:delText>
        </w:r>
      </w:del>
      <w:r>
        <w:rPr>
          <w:rFonts w:ascii="Times New Roman" w:eastAsia="Times New Roman" w:hAnsi="Times New Roman" w:cs="Times New Roman"/>
          <w:color w:val="000000"/>
          <w:kern w:val="0"/>
          <w:lang w:val="en-IN" w:eastAsia="en-GB" w:bidi="hi-IN"/>
          <w14:ligatures w14:val="none"/>
        </w:rPr>
        <w:t>Store and Manage lab reports, doctor prescriptions and other healthcare records.</w:t>
      </w:r>
    </w:p>
    <w:p w14:paraId="15AEED64" w14:textId="26425A4B" w:rsidR="002B0C6B" w:rsidRPr="00627A62" w:rsidRDefault="002B0C6B" w:rsidP="00391D41">
      <w:pPr>
        <w:numPr>
          <w:ilvl w:val="0"/>
          <w:numId w:val="4"/>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 xml:space="preserve">Personalised Health Dashboard </w:t>
      </w:r>
      <w:del w:id="58" w:author="USER" w:date="2026-04-16T15:08:00Z">
        <w:r w:rsidR="00C528F0" w:rsidRPr="00627A62" w:rsidDel="00D55F17">
          <w:rPr>
            <w:rFonts w:ascii="Times New Roman" w:eastAsia="Times New Roman" w:hAnsi="Times New Roman" w:cs="Times New Roman"/>
            <w:color w:val="000000"/>
            <w:kern w:val="0"/>
            <w:lang w:val="en-IN" w:eastAsia="en-GB" w:bidi="hi-IN"/>
            <w14:ligatures w14:val="none"/>
          </w:rPr>
          <w:delText>-</w:delText>
        </w:r>
        <w:r w:rsidRPr="00627A62" w:rsidDel="00D55F17">
          <w:rPr>
            <w:rFonts w:ascii="Times New Roman" w:eastAsia="Times New Roman" w:hAnsi="Times New Roman" w:cs="Times New Roman"/>
            <w:color w:val="000000"/>
            <w:kern w:val="0"/>
            <w:lang w:val="en-IN" w:eastAsia="en-GB" w:bidi="hi-IN"/>
            <w14:ligatures w14:val="none"/>
          </w:rPr>
          <w:delText xml:space="preserve"> </w:delText>
        </w:r>
      </w:del>
      <w:del w:id="59" w:author="USER" w:date="2026-04-16T15:07:00Z">
        <w:r w:rsidRPr="00627A62" w:rsidDel="00D55F17">
          <w:rPr>
            <w:rFonts w:ascii="Times New Roman" w:eastAsia="Times New Roman" w:hAnsi="Times New Roman" w:cs="Times New Roman"/>
            <w:color w:val="000000"/>
            <w:kern w:val="0"/>
            <w:lang w:val="en-IN" w:eastAsia="en-GB" w:bidi="hi-IN"/>
            <w14:ligatures w14:val="none"/>
          </w:rPr>
          <w:delText>A longitudinal view of your health parameters, trends, and AI-generated risk assessments over time</w:delText>
        </w:r>
      </w:del>
    </w:p>
    <w:p w14:paraId="72D5C37B" w14:textId="41EFB8AC" w:rsidR="002B0C6B" w:rsidRPr="00627A62" w:rsidRDefault="002B0C6B" w:rsidP="00391D41">
      <w:pPr>
        <w:numPr>
          <w:ilvl w:val="0"/>
          <w:numId w:val="4"/>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 xml:space="preserve">Predictive Health Risk Identification </w:t>
      </w:r>
      <w:del w:id="60" w:author="USER" w:date="2026-04-16T15:08:00Z">
        <w:r w:rsidR="00C528F0" w:rsidRPr="00627A62" w:rsidDel="00D55F17">
          <w:rPr>
            <w:rFonts w:ascii="Times New Roman" w:eastAsia="Times New Roman" w:hAnsi="Times New Roman" w:cs="Times New Roman"/>
            <w:color w:val="000000"/>
            <w:kern w:val="0"/>
            <w:lang w:val="en-IN" w:eastAsia="en-GB" w:bidi="hi-IN"/>
            <w14:ligatures w14:val="none"/>
          </w:rPr>
          <w:delText>-</w:delText>
        </w:r>
        <w:r w:rsidRPr="00627A62" w:rsidDel="00D55F17">
          <w:rPr>
            <w:rFonts w:ascii="Times New Roman" w:eastAsia="Times New Roman" w:hAnsi="Times New Roman" w:cs="Times New Roman"/>
            <w:color w:val="000000"/>
            <w:kern w:val="0"/>
            <w:lang w:val="en-IN" w:eastAsia="en-GB" w:bidi="hi-IN"/>
            <w14:ligatures w14:val="none"/>
          </w:rPr>
          <w:delText xml:space="preserve"> </w:delText>
        </w:r>
      </w:del>
      <w:del w:id="61" w:author="USER" w:date="2026-04-16T15:07:00Z">
        <w:r w:rsidRPr="00627A62" w:rsidDel="00D55F17">
          <w:rPr>
            <w:rFonts w:ascii="Times New Roman" w:eastAsia="Times New Roman" w:hAnsi="Times New Roman" w:cs="Times New Roman"/>
            <w:color w:val="000000"/>
            <w:kern w:val="0"/>
            <w:lang w:val="en-IN" w:eastAsia="en-GB" w:bidi="hi-IN"/>
            <w14:ligatures w14:val="none"/>
          </w:rPr>
          <w:delText>AI-based prediction of elevated risk for conditions such as hypertension, Type 2 diabetes, metabolic syndrome, and cardiovascular disease, based on your submitted health data</w:delText>
        </w:r>
      </w:del>
    </w:p>
    <w:p w14:paraId="0DB941B1" w14:textId="772F28D4" w:rsidR="002B0C6B" w:rsidRPr="00627A62" w:rsidRDefault="002B0C6B" w:rsidP="00391D41">
      <w:pPr>
        <w:numPr>
          <w:ilvl w:val="0"/>
          <w:numId w:val="4"/>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 xml:space="preserve">Nutrition and Diet Management </w:t>
      </w:r>
      <w:del w:id="62" w:author="USER" w:date="2026-04-16T15:08:00Z">
        <w:r w:rsidR="00C528F0" w:rsidRPr="00627A62" w:rsidDel="00D55F17">
          <w:rPr>
            <w:rFonts w:ascii="Times New Roman" w:eastAsia="Times New Roman" w:hAnsi="Times New Roman" w:cs="Times New Roman"/>
            <w:color w:val="000000"/>
            <w:kern w:val="0"/>
            <w:lang w:val="en-IN" w:eastAsia="en-GB" w:bidi="hi-IN"/>
            <w14:ligatures w14:val="none"/>
          </w:rPr>
          <w:delText>-</w:delText>
        </w:r>
        <w:r w:rsidRPr="00627A62" w:rsidDel="00D55F17">
          <w:rPr>
            <w:rFonts w:ascii="Times New Roman" w:eastAsia="Times New Roman" w:hAnsi="Times New Roman" w:cs="Times New Roman"/>
            <w:color w:val="000000"/>
            <w:kern w:val="0"/>
            <w:lang w:val="en-IN" w:eastAsia="en-GB" w:bidi="hi-IN"/>
            <w14:ligatures w14:val="none"/>
          </w:rPr>
          <w:delText xml:space="preserve"> </w:delText>
        </w:r>
      </w:del>
      <w:del w:id="63" w:author="USER" w:date="2026-04-16T15:07:00Z">
        <w:r w:rsidRPr="00627A62" w:rsidDel="00D55F17">
          <w:rPr>
            <w:rFonts w:ascii="Times New Roman" w:eastAsia="Times New Roman" w:hAnsi="Times New Roman" w:cs="Times New Roman"/>
            <w:color w:val="000000"/>
            <w:kern w:val="0"/>
            <w:lang w:val="en-IN" w:eastAsia="en-GB" w:bidi="hi-IN"/>
            <w14:ligatures w14:val="none"/>
          </w:rPr>
          <w:delText>Personalised dietary recommendations based on your health profile, metabolic indicators, and wellness goals</w:delText>
        </w:r>
      </w:del>
    </w:p>
    <w:p w14:paraId="1719EE75" w14:textId="6E65ED0A" w:rsidR="002B0C6B" w:rsidRPr="00627A62" w:rsidRDefault="002B0C6B" w:rsidP="00391D41">
      <w:pPr>
        <w:numPr>
          <w:ilvl w:val="0"/>
          <w:numId w:val="4"/>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lastRenderedPageBreak/>
        <w:t xml:space="preserve">Sleep Tracking and Wellness Monitoring </w:t>
      </w:r>
      <w:del w:id="64" w:author="USER" w:date="2026-04-16T15:08:00Z">
        <w:r w:rsidR="00C528F0" w:rsidRPr="00627A62" w:rsidDel="00D55F17">
          <w:rPr>
            <w:rFonts w:ascii="Times New Roman" w:eastAsia="Times New Roman" w:hAnsi="Times New Roman" w:cs="Times New Roman"/>
            <w:color w:val="000000"/>
            <w:kern w:val="0"/>
            <w:lang w:val="en-IN" w:eastAsia="en-GB" w:bidi="hi-IN"/>
            <w14:ligatures w14:val="none"/>
          </w:rPr>
          <w:delText>-</w:delText>
        </w:r>
        <w:r w:rsidRPr="00627A62" w:rsidDel="00D55F17">
          <w:rPr>
            <w:rFonts w:ascii="Times New Roman" w:eastAsia="Times New Roman" w:hAnsi="Times New Roman" w:cs="Times New Roman"/>
            <w:color w:val="000000"/>
            <w:kern w:val="0"/>
            <w:lang w:val="en-IN" w:eastAsia="en-GB" w:bidi="hi-IN"/>
            <w14:ligatures w14:val="none"/>
          </w:rPr>
          <w:delText xml:space="preserve"> </w:delText>
        </w:r>
      </w:del>
      <w:del w:id="65" w:author="USER" w:date="2026-04-16T15:07:00Z">
        <w:r w:rsidRPr="00627A62" w:rsidDel="00D55F17">
          <w:rPr>
            <w:rFonts w:ascii="Times New Roman" w:eastAsia="Times New Roman" w:hAnsi="Times New Roman" w:cs="Times New Roman"/>
            <w:color w:val="000000"/>
            <w:kern w:val="0"/>
            <w:lang w:val="en-IN" w:eastAsia="en-GB" w:bidi="hi-IN"/>
            <w14:ligatures w14:val="none"/>
          </w:rPr>
          <w:delText>Analysis of sleep quality indicators and lifestyle data to support overall wellbeing</w:delText>
        </w:r>
      </w:del>
    </w:p>
    <w:p w14:paraId="22CC8093" w14:textId="77777777" w:rsidR="00D55F17" w:rsidRDefault="002B0C6B">
      <w:pPr>
        <w:numPr>
          <w:ilvl w:val="0"/>
          <w:numId w:val="4"/>
        </w:numPr>
        <w:spacing w:before="100" w:beforeAutospacing="1" w:after="100" w:afterAutospacing="1" w:line="276" w:lineRule="auto"/>
        <w:rPr>
          <w:ins w:id="66" w:author="USER" w:date="2026-04-16T15:08:00Z"/>
          <w:rFonts w:ascii="Times New Roman" w:eastAsia="Times New Roman" w:hAnsi="Times New Roman" w:cs="Times New Roman"/>
          <w:color w:val="000000"/>
          <w:kern w:val="0"/>
          <w:lang w:val="en-IN" w:eastAsia="en-GB" w:bidi="hi-IN"/>
          <w14:ligatures w14:val="none"/>
        </w:rPr>
      </w:pPr>
      <w:r w:rsidRPr="00D55F17">
        <w:rPr>
          <w:rFonts w:ascii="Times New Roman" w:eastAsia="Times New Roman" w:hAnsi="Times New Roman" w:cs="Times New Roman"/>
          <w:color w:val="000000"/>
          <w:kern w:val="0"/>
          <w:lang w:val="en-IN" w:eastAsia="en-GB" w:bidi="hi-IN"/>
          <w14:ligatures w14:val="none"/>
        </w:rPr>
        <w:t xml:space="preserve">Health Alerts and Preventive Notifications </w:t>
      </w:r>
    </w:p>
    <w:p w14:paraId="4DF7E84D" w14:textId="0F935910" w:rsidR="00DC6B25" w:rsidRPr="00D55F17" w:rsidRDefault="00C528F0">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Change w:id="67" w:author="USER" w:date="2026-04-16T15:08:00Z">
          <w:pPr>
            <w:numPr>
              <w:numId w:val="4"/>
            </w:numPr>
            <w:tabs>
              <w:tab w:val="num" w:pos="720"/>
            </w:tabs>
            <w:spacing w:before="100" w:beforeAutospacing="1" w:after="100" w:afterAutospacing="1" w:line="276" w:lineRule="auto"/>
            <w:ind w:left="720" w:hanging="360"/>
          </w:pPr>
        </w:pPrChange>
      </w:pPr>
      <w:del w:id="68" w:author="USER" w:date="2026-04-16T15:08:00Z">
        <w:r w:rsidRPr="00627A62" w:rsidDel="00D55F17">
          <w:rPr>
            <w:rFonts w:ascii="Times New Roman" w:eastAsia="Times New Roman" w:hAnsi="Times New Roman" w:cs="Times New Roman"/>
            <w:color w:val="000000"/>
            <w:kern w:val="0"/>
            <w:lang w:val="en-IN" w:eastAsia="en-GB" w:bidi="hi-IN"/>
            <w14:ligatures w14:val="none"/>
          </w:rPr>
          <w:delText>-</w:delText>
        </w:r>
        <w:r w:rsidR="002B0C6B" w:rsidRPr="00627A62" w:rsidDel="00D55F17">
          <w:rPr>
            <w:rFonts w:ascii="Times New Roman" w:eastAsia="Times New Roman" w:hAnsi="Times New Roman" w:cs="Times New Roman"/>
            <w:color w:val="000000"/>
            <w:kern w:val="0"/>
            <w:lang w:val="en-IN" w:eastAsia="en-GB" w:bidi="hi-IN"/>
            <w14:ligatures w14:val="none"/>
          </w:rPr>
          <w:delText xml:space="preserve"> Proactive alerts when health parameters require attention or when periodic health checks are advisable</w:delText>
        </w:r>
        <w:r w:rsidR="008F6AC7" w:rsidDel="00D55F17">
          <w:rPr>
            <w:rFonts w:ascii="Times New Roman" w:eastAsia="Times New Roman" w:hAnsi="Times New Roman" w:cs="Times New Roman"/>
            <w:color w:val="000000"/>
            <w:kern w:val="0"/>
            <w:lang w:val="en-IN" w:eastAsia="en-GB" w:bidi="hi-IN"/>
            <w14:ligatures w14:val="none"/>
          </w:rPr>
          <w:delText>.</w:delText>
        </w:r>
      </w:del>
      <w:ins w:id="69" w:author="USER" w:date="2026-04-16T14:38:00Z">
        <w:r w:rsidR="00DC6B25" w:rsidRPr="00D55F17">
          <w:rPr>
            <w:rFonts w:ascii="Times New Roman" w:eastAsia="Times New Roman" w:hAnsi="Times New Roman" w:cs="Times New Roman"/>
            <w:color w:val="000000"/>
            <w:kern w:val="0"/>
            <w:lang w:val="en-IN" w:eastAsia="en-GB" w:bidi="hi-IN"/>
            <w14:ligatures w14:val="none"/>
          </w:rPr>
          <w:t>The availability of Services may vary between the Website and the App, and the Company does not guarantee that all features, functionalities, or Services will be available on all devices, platforms, or locations at all times.</w:t>
        </w:r>
      </w:ins>
    </w:p>
    <w:p w14:paraId="2F5FD914" w14:textId="77602CAE" w:rsidR="002B0C6B" w:rsidRPr="00627A62" w:rsidRDefault="002B0C6B"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del w:id="70" w:author="USER" w:date="2026-04-16T15:18:00Z">
        <w:r w:rsidRPr="00627A62" w:rsidDel="000F7926">
          <w:rPr>
            <w:rFonts w:ascii="Times New Roman" w:eastAsia="Times New Roman" w:hAnsi="Times New Roman" w:cs="Times New Roman"/>
            <w:color w:val="000000"/>
            <w:kern w:val="0"/>
            <w:lang w:val="en-IN" w:eastAsia="en-GB" w:bidi="hi-IN"/>
            <w14:ligatures w14:val="none"/>
          </w:rPr>
          <w:delText xml:space="preserve">The Platform is under active development. </w:delText>
        </w:r>
      </w:del>
      <w:r w:rsidRPr="00627A62">
        <w:rPr>
          <w:rFonts w:ascii="Times New Roman" w:eastAsia="Times New Roman" w:hAnsi="Times New Roman" w:cs="Times New Roman"/>
          <w:color w:val="000000"/>
          <w:kern w:val="0"/>
          <w:lang w:val="en-IN" w:eastAsia="en-GB" w:bidi="hi-IN"/>
          <w14:ligatures w14:val="none"/>
        </w:rPr>
        <w:t>TAKE Solutions may introduce new features, tools, or Service categories over time. Such new features will be governed by this Master Policy Document unless separate terms are notified. The Company reserves the right to modify, discontinue, or temporarily suspend any Service feature at any time with reasonable prior notice, except where emergency security or regulatory considerations require immediate action.</w:t>
      </w:r>
    </w:p>
    <w:p w14:paraId="0B179DB3" w14:textId="77777777" w:rsidR="002B0C6B" w:rsidRPr="00627A62" w:rsidRDefault="002B0C6B"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b/>
          <w:bCs/>
          <w:color w:val="000000"/>
          <w:kern w:val="0"/>
          <w:lang w:val="en-IN" w:eastAsia="en-GB" w:bidi="hi-IN"/>
          <w14:ligatures w14:val="none"/>
        </w:rPr>
        <w:t>The Platform is NOT a Medical Device or Clinical Service</w:t>
      </w:r>
    </w:p>
    <w:p w14:paraId="24098FCE" w14:textId="307F4B49" w:rsidR="002B0C6B" w:rsidRPr="00627A62" w:rsidRDefault="002B0C6B" w:rsidP="00391D41">
      <w:pPr>
        <w:spacing w:before="100" w:beforeAutospacing="1" w:after="100" w:afterAutospacing="1"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 xml:space="preserve">The </w:t>
      </w:r>
      <w:del w:id="71" w:author="USER" w:date="2026-04-16T15:18:00Z">
        <w:r w:rsidRPr="00627A62" w:rsidDel="000F7926">
          <w:rPr>
            <w:rFonts w:ascii="Times New Roman" w:eastAsia="Times New Roman" w:hAnsi="Times New Roman" w:cs="Times New Roman"/>
            <w:color w:val="000000"/>
            <w:kern w:val="0"/>
            <w:lang w:val="en-IN" w:eastAsia="en-GB" w:bidi="hi-IN"/>
            <w14:ligatures w14:val="none"/>
          </w:rPr>
          <w:delText>take.health</w:delText>
        </w:r>
      </w:del>
      <w:ins w:id="72" w:author="USER" w:date="2026-04-16T15:18:00Z">
        <w:r w:rsidR="000F7926" w:rsidRPr="00627A62">
          <w:rPr>
            <w:rFonts w:ascii="Times New Roman" w:eastAsia="Times New Roman" w:hAnsi="Times New Roman" w:cs="Times New Roman"/>
            <w:color w:val="000000"/>
            <w:kern w:val="0"/>
            <w:lang w:val="en-IN" w:eastAsia="en-GB" w:bidi="hi-IN"/>
            <w14:ligatures w14:val="none"/>
          </w:rPr>
          <w:t>take. health</w:t>
        </w:r>
      </w:ins>
      <w:r w:rsidRPr="00627A62">
        <w:rPr>
          <w:rFonts w:ascii="Times New Roman" w:eastAsia="Times New Roman" w:hAnsi="Times New Roman" w:cs="Times New Roman"/>
          <w:color w:val="000000"/>
          <w:kern w:val="0"/>
          <w:lang w:val="en-IN" w:eastAsia="en-GB" w:bidi="hi-IN"/>
          <w14:ligatures w14:val="none"/>
        </w:rPr>
        <w:t xml:space="preserve"> Platform is a preventive health information and monitoring tool. It is NOT a licensed medical device under the Medical Devices Rules, 2017. It does NOT provide clinical diagnoses, medical prescriptions, or treatment plans. It is NOT a substitute for professional medical consultation. AI-generated health insights produced by the Platform are informational in nature only. Nothing on the Platform constitutes the practice of medicine.</w:t>
      </w:r>
    </w:p>
    <w:p w14:paraId="7FA11DB8" w14:textId="1533419D" w:rsidR="002B0C6B" w:rsidRPr="00627A62" w:rsidRDefault="002B0C6B" w:rsidP="00391D41">
      <w:pPr>
        <w:spacing w:before="100" w:beforeAutospacing="1" w:after="100" w:afterAutospacing="1" w:line="276" w:lineRule="auto"/>
        <w:outlineLvl w:val="1"/>
        <w:rPr>
          <w:rFonts w:ascii="Times New Roman" w:eastAsia="Times New Roman" w:hAnsi="Times New Roman" w:cs="Times New Roman"/>
          <w:b/>
          <w:bCs/>
          <w:color w:val="000000"/>
          <w:kern w:val="0"/>
          <w:lang w:val="en-IN" w:eastAsia="en-GB" w:bidi="hi-IN"/>
          <w14:ligatures w14:val="none"/>
        </w:rPr>
      </w:pPr>
      <w:r w:rsidRPr="00627A62">
        <w:rPr>
          <w:rFonts w:ascii="Times New Roman" w:eastAsia="Times New Roman" w:hAnsi="Times New Roman" w:cs="Times New Roman"/>
          <w:b/>
          <w:bCs/>
          <w:color w:val="000000"/>
          <w:kern w:val="0"/>
          <w:lang w:val="en-IN" w:eastAsia="en-GB" w:bidi="hi-IN"/>
          <w14:ligatures w14:val="none"/>
        </w:rPr>
        <w:t>Eligibility, Registration, and Account</w:t>
      </w:r>
    </w:p>
    <w:p w14:paraId="4802BB7D" w14:textId="77777777" w:rsidR="002B0C6B" w:rsidRPr="00627A62" w:rsidRDefault="002B0C6B"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To register on and use the Platform, you must meet all of the following eligibility requirements at all times:</w:t>
      </w:r>
    </w:p>
    <w:p w14:paraId="2BDF970F" w14:textId="77777777" w:rsidR="002B0C6B" w:rsidRPr="00627A62" w:rsidRDefault="002B0C6B" w:rsidP="00391D41">
      <w:pPr>
        <w:numPr>
          <w:ilvl w:val="0"/>
          <w:numId w:val="6"/>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You must be at least 18 years of age. Users below the age of 18 may access the Platform only with the verified consent of a parent or legal guardian, who assumes full responsibility for the minor's use of the Platform (see Section 4.7)</w:t>
      </w:r>
    </w:p>
    <w:p w14:paraId="3BB2DC76" w14:textId="6A68DC3B" w:rsidR="002B0C6B" w:rsidRPr="00627A62" w:rsidRDefault="002B0C6B" w:rsidP="00391D41">
      <w:pPr>
        <w:numPr>
          <w:ilvl w:val="0"/>
          <w:numId w:val="6"/>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 xml:space="preserve">You must be legally capable of entering into binding contracts under the Indian Contract Act, </w:t>
      </w:r>
      <w:proofErr w:type="gramStart"/>
      <w:r w:rsidRPr="00627A62">
        <w:rPr>
          <w:rFonts w:ascii="Times New Roman" w:eastAsia="Times New Roman" w:hAnsi="Times New Roman" w:cs="Times New Roman"/>
          <w:color w:val="000000"/>
          <w:kern w:val="0"/>
          <w:lang w:val="en-IN" w:eastAsia="en-GB" w:bidi="hi-IN"/>
          <w14:ligatures w14:val="none"/>
        </w:rPr>
        <w:t>1872  i.e.</w:t>
      </w:r>
      <w:proofErr w:type="gramEnd"/>
      <w:r w:rsidRPr="00627A62">
        <w:rPr>
          <w:rFonts w:ascii="Times New Roman" w:eastAsia="Times New Roman" w:hAnsi="Times New Roman" w:cs="Times New Roman"/>
          <w:color w:val="000000"/>
          <w:kern w:val="0"/>
          <w:lang w:val="en-IN" w:eastAsia="en-GB" w:bidi="hi-IN"/>
          <w14:ligatures w14:val="none"/>
        </w:rPr>
        <w:t>, you must be of sound mind and not a person disqualified from contracting by any law to which you are subject</w:t>
      </w:r>
    </w:p>
    <w:p w14:paraId="57C075AE" w14:textId="77777777" w:rsidR="002B0C6B" w:rsidRPr="00627A62" w:rsidRDefault="002B0C6B" w:rsidP="00391D41">
      <w:pPr>
        <w:numPr>
          <w:ilvl w:val="0"/>
          <w:numId w:val="6"/>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You must be accessing the Platform from a jurisdiction where such access is lawful</w:t>
      </w:r>
    </w:p>
    <w:p w14:paraId="0D6F73BF" w14:textId="77777777" w:rsidR="002B0C6B" w:rsidRPr="00627A62" w:rsidRDefault="002B0C6B" w:rsidP="00391D41">
      <w:pPr>
        <w:numPr>
          <w:ilvl w:val="0"/>
          <w:numId w:val="6"/>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If registering as a Healthcare Provider, you must hold a valid, current registration with the National Medical Commission (NMC), relevant State Medical Council, or applicable professional regulatory body</w:t>
      </w:r>
    </w:p>
    <w:p w14:paraId="07B83092" w14:textId="77777777" w:rsidR="002B0C6B" w:rsidRPr="00627A62" w:rsidRDefault="002B0C6B" w:rsidP="00391D41">
      <w:pPr>
        <w:numPr>
          <w:ilvl w:val="0"/>
          <w:numId w:val="6"/>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You must not have been previously suspended or permanently banned from the Platform</w:t>
      </w:r>
    </w:p>
    <w:p w14:paraId="72B35943" w14:textId="77777777" w:rsidR="002B0C6B" w:rsidRPr="00627A62" w:rsidRDefault="002B0C6B"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Access to the Platform's personalised features and AI health tools requires creation of a registered Account. When registering, you must:</w:t>
      </w:r>
    </w:p>
    <w:p w14:paraId="6574525A" w14:textId="77777777" w:rsidR="002B0C6B" w:rsidRPr="00627A62" w:rsidRDefault="002B0C6B" w:rsidP="00391D41">
      <w:pPr>
        <w:numPr>
          <w:ilvl w:val="0"/>
          <w:numId w:val="7"/>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Provide accurate, complete, and current information in all fields of the registration form</w:t>
      </w:r>
    </w:p>
    <w:p w14:paraId="3A884001" w14:textId="77777777" w:rsidR="002B0C6B" w:rsidRPr="00627A62" w:rsidRDefault="002B0C6B" w:rsidP="00391D41">
      <w:pPr>
        <w:numPr>
          <w:ilvl w:val="0"/>
          <w:numId w:val="7"/>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Not impersonate any other person or entity or provide false information regarding your identity, age, qualifications, or medical registration status</w:t>
      </w:r>
    </w:p>
    <w:p w14:paraId="180C4321" w14:textId="77777777" w:rsidR="002B0C6B" w:rsidRPr="00627A62" w:rsidRDefault="002B0C6B" w:rsidP="00391D41">
      <w:pPr>
        <w:numPr>
          <w:ilvl w:val="0"/>
          <w:numId w:val="7"/>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Complete the identity verification process as required by the Platform from time to time</w:t>
      </w:r>
    </w:p>
    <w:p w14:paraId="2977F785" w14:textId="77777777" w:rsidR="002B0C6B" w:rsidRPr="00627A62" w:rsidRDefault="002B0C6B" w:rsidP="00391D41">
      <w:pPr>
        <w:numPr>
          <w:ilvl w:val="0"/>
          <w:numId w:val="7"/>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Provide and maintain a valid email address and mobile number at which you can be reached for service notifications and security alerts</w:t>
      </w:r>
    </w:p>
    <w:p w14:paraId="7A5F7B6F" w14:textId="77777777" w:rsidR="002B0C6B" w:rsidRPr="00627A62" w:rsidRDefault="002B0C6B" w:rsidP="00391D41">
      <w:pPr>
        <w:numPr>
          <w:ilvl w:val="0"/>
          <w:numId w:val="7"/>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For Healthcare Provider registrations: submit your Medical Council Registration Number, which will be verified against the NMC / State Council database as required under Telemedicine Practice Guidelines 2020</w:t>
      </w:r>
    </w:p>
    <w:p w14:paraId="332A749E" w14:textId="77777777" w:rsidR="002B0C6B" w:rsidRPr="00627A62" w:rsidRDefault="002B0C6B"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lastRenderedPageBreak/>
        <w:t>You are fully responsible for maintaining the confidentiality of your Account login credentials and for all activities that occur under your Account. You must:</w:t>
      </w:r>
    </w:p>
    <w:p w14:paraId="7EC8A65D" w14:textId="77777777" w:rsidR="002B0C6B" w:rsidRPr="00627A62" w:rsidRDefault="002B0C6B" w:rsidP="00391D41">
      <w:pPr>
        <w:numPr>
          <w:ilvl w:val="0"/>
          <w:numId w:val="8"/>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Choose a strong, unique password and not share it with any third party</w:t>
      </w:r>
    </w:p>
    <w:p w14:paraId="72A33D3C" w14:textId="77777777" w:rsidR="002B0C6B" w:rsidRPr="00627A62" w:rsidRDefault="002B0C6B" w:rsidP="00391D41">
      <w:pPr>
        <w:numPr>
          <w:ilvl w:val="0"/>
          <w:numId w:val="8"/>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Enable multi-factor authentication (MFA) where the Platform offers or requires it</w:t>
      </w:r>
    </w:p>
    <w:p w14:paraId="7B7125F2" w14:textId="71C077DD" w:rsidR="002B0C6B" w:rsidRPr="00627A62" w:rsidRDefault="002B0C6B" w:rsidP="00391D41">
      <w:pPr>
        <w:numPr>
          <w:ilvl w:val="0"/>
          <w:numId w:val="8"/>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 xml:space="preserve">Immediately notify us at </w:t>
      </w:r>
      <w:r w:rsidR="008E77BC">
        <w:rPr>
          <w:rFonts w:ascii="Times New Roman" w:eastAsia="Times New Roman" w:hAnsi="Times New Roman" w:cs="Times New Roman"/>
          <w:color w:val="000000"/>
          <w:kern w:val="0"/>
          <w:lang w:val="en-IN" w:eastAsia="en-GB" w:bidi="hi-IN"/>
          <w14:ligatures w14:val="none"/>
        </w:rPr>
        <w:t>support@takesolutions.com</w:t>
      </w:r>
      <w:r w:rsidRPr="00627A62">
        <w:rPr>
          <w:rFonts w:ascii="Times New Roman" w:eastAsia="Times New Roman" w:hAnsi="Times New Roman" w:cs="Times New Roman"/>
          <w:color w:val="000000"/>
          <w:kern w:val="0"/>
          <w:lang w:val="en-IN" w:eastAsia="en-GB" w:bidi="hi-IN"/>
          <w14:ligatures w14:val="none"/>
        </w:rPr>
        <w:t xml:space="preserve"> if you suspect any unauthorised access to or use of your Account</w:t>
      </w:r>
    </w:p>
    <w:p w14:paraId="3EC9BE8F" w14:textId="77777777" w:rsidR="002B0C6B" w:rsidRPr="00627A62" w:rsidRDefault="002B0C6B" w:rsidP="00391D41">
      <w:pPr>
        <w:numPr>
          <w:ilvl w:val="0"/>
          <w:numId w:val="8"/>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Log out of your Account after each session, particularly when using shared or public devices</w:t>
      </w:r>
    </w:p>
    <w:p w14:paraId="5CA04159" w14:textId="77777777" w:rsidR="002B0C6B" w:rsidRPr="00627A62" w:rsidRDefault="002B0C6B"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The Company will not be liable for any loss or damage arising from your failure to maintain account security. You accept that you are solely responsible for activities conducted under your Account credentials unless you have promptly notified us of a security breach.</w:t>
      </w:r>
    </w:p>
    <w:p w14:paraId="632D18A0" w14:textId="77777777" w:rsidR="002B0C6B" w:rsidRPr="00627A62" w:rsidRDefault="002B0C6B"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Each individual may hold only one Account on the Platform. Creation of multiple accounts to circumvent restrictions, suspensions, or feature limitations is prohibited and may result in permanent termination of all associated accounts.</w:t>
      </w:r>
    </w:p>
    <w:p w14:paraId="00746F5D" w14:textId="6570AB6B" w:rsidR="002B0C6B" w:rsidRDefault="002B0C6B" w:rsidP="00391D41">
      <w:pPr>
        <w:spacing w:before="100" w:beforeAutospacing="1" w:after="100" w:afterAutospacing="1" w:line="276" w:lineRule="auto"/>
        <w:rPr>
          <w:ins w:id="73" w:author="USER" w:date="2026-04-16T14:50:00Z"/>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You agree to promptly update your Account information if it changes. The Company reserves the right to suspend or terminate any Account where information is found to be false, outdated, or misleading. Providing false medical information or fabricated health data on a health platform may have serious consequences for AI-generated outputs and ultimately for your health</w:t>
      </w:r>
      <w:r w:rsidR="00C528F0" w:rsidRPr="00627A62">
        <w:rPr>
          <w:rFonts w:ascii="Times New Roman" w:eastAsia="Times New Roman" w:hAnsi="Times New Roman" w:cs="Times New Roman"/>
          <w:color w:val="000000"/>
          <w:kern w:val="0"/>
          <w:lang w:val="en-IN" w:eastAsia="en-GB" w:bidi="hi-IN"/>
          <w14:ligatures w14:val="none"/>
        </w:rPr>
        <w:t xml:space="preserve">, </w:t>
      </w:r>
      <w:r w:rsidRPr="00627A62">
        <w:rPr>
          <w:rFonts w:ascii="Times New Roman" w:eastAsia="Times New Roman" w:hAnsi="Times New Roman" w:cs="Times New Roman"/>
          <w:color w:val="000000"/>
          <w:kern w:val="0"/>
          <w:lang w:val="en-IN" w:eastAsia="en-GB" w:bidi="hi-IN"/>
          <w14:ligatures w14:val="none"/>
        </w:rPr>
        <w:t>you acknowledge and accept this risk.</w:t>
      </w:r>
    </w:p>
    <w:p w14:paraId="2E6D078E" w14:textId="7F0B70CC" w:rsidR="0024686E" w:rsidRPr="0024686E" w:rsidRDefault="0024686E" w:rsidP="00391D41">
      <w:pPr>
        <w:spacing w:before="100" w:beforeAutospacing="1" w:after="100" w:afterAutospacing="1" w:line="276" w:lineRule="auto"/>
        <w:rPr>
          <w:ins w:id="74" w:author="USER" w:date="2026-04-16T14:49:00Z"/>
          <w:rFonts w:ascii="Times New Roman" w:eastAsia="Times New Roman" w:hAnsi="Times New Roman" w:cs="Times New Roman"/>
          <w:b/>
          <w:color w:val="000000"/>
          <w:kern w:val="0"/>
          <w:lang w:val="en-IN" w:eastAsia="en-GB" w:bidi="hi-IN"/>
          <w14:ligatures w14:val="none"/>
          <w:rPrChange w:id="75" w:author="USER" w:date="2026-04-16T14:50:00Z">
            <w:rPr>
              <w:ins w:id="76" w:author="USER" w:date="2026-04-16T14:49:00Z"/>
              <w:rFonts w:ascii="Times New Roman" w:eastAsia="Times New Roman" w:hAnsi="Times New Roman" w:cs="Times New Roman"/>
              <w:color w:val="000000"/>
              <w:kern w:val="0"/>
              <w:lang w:val="en-IN" w:eastAsia="en-GB" w:bidi="hi-IN"/>
              <w14:ligatures w14:val="none"/>
            </w:rPr>
          </w:rPrChange>
        </w:rPr>
      </w:pPr>
      <w:ins w:id="77" w:author="USER" w:date="2026-04-16T14:50:00Z">
        <w:r w:rsidRPr="0024686E">
          <w:rPr>
            <w:rFonts w:ascii="Times New Roman" w:eastAsia="Times New Roman" w:hAnsi="Times New Roman" w:cs="Times New Roman"/>
            <w:b/>
            <w:color w:val="000000"/>
            <w:kern w:val="0"/>
            <w:lang w:val="en-IN" w:eastAsia="en-GB" w:bidi="hi-IN"/>
            <w14:ligatures w14:val="none"/>
            <w:rPrChange w:id="78" w:author="USER" w:date="2026-04-16T14:50:00Z">
              <w:rPr>
                <w:rFonts w:ascii="Times New Roman" w:eastAsia="Times New Roman" w:hAnsi="Times New Roman" w:cs="Times New Roman"/>
                <w:color w:val="000000"/>
                <w:kern w:val="0"/>
                <w:lang w:val="en-IN" w:eastAsia="en-GB" w:bidi="hi-IN"/>
                <w14:ligatures w14:val="none"/>
              </w:rPr>
            </w:rPrChange>
          </w:rPr>
          <w:t xml:space="preserve">Marketplace Terms </w:t>
        </w:r>
      </w:ins>
    </w:p>
    <w:p w14:paraId="6F28C78F" w14:textId="77777777" w:rsidR="0024686E" w:rsidRPr="0024686E" w:rsidRDefault="0024686E">
      <w:pPr>
        <w:spacing w:after="0" w:line="360" w:lineRule="auto"/>
        <w:rPr>
          <w:ins w:id="79" w:author="USER" w:date="2026-04-16T14:49:00Z"/>
          <w:rFonts w:ascii="Times New Roman" w:eastAsia="Times New Roman" w:hAnsi="Times New Roman" w:cs="Times New Roman"/>
          <w:color w:val="000000"/>
          <w:kern w:val="0"/>
          <w:lang w:val="en-IN" w:eastAsia="en-GB" w:bidi="hi-IN"/>
          <w14:ligatures w14:val="none"/>
        </w:rPr>
        <w:pPrChange w:id="80" w:author="USER" w:date="2026-04-16T14:50:00Z">
          <w:pPr>
            <w:spacing w:before="100" w:beforeAutospacing="1" w:after="100" w:afterAutospacing="1" w:line="276" w:lineRule="auto"/>
          </w:pPr>
        </w:pPrChange>
      </w:pPr>
      <w:ins w:id="81" w:author="USER" w:date="2026-04-16T14:49:00Z">
        <w:r w:rsidRPr="0024686E">
          <w:rPr>
            <w:rFonts w:ascii="Times New Roman" w:eastAsia="Times New Roman" w:hAnsi="Times New Roman" w:cs="Times New Roman"/>
            <w:color w:val="000000"/>
            <w:kern w:val="0"/>
            <w:lang w:val="en-IN" w:eastAsia="en-GB" w:bidi="hi-IN"/>
            <w14:ligatures w14:val="none"/>
          </w:rPr>
          <w:t>The Platform may facilitate the sale of health, wellness, diagnostic, or related products and services through the Marketplace. Such products and services may be offered either by the Company or by independent third-party vendors.</w:t>
        </w:r>
      </w:ins>
    </w:p>
    <w:p w14:paraId="0A7C9ACF" w14:textId="77777777" w:rsidR="0024686E" w:rsidRPr="0024686E" w:rsidRDefault="0024686E">
      <w:pPr>
        <w:spacing w:after="0" w:line="360" w:lineRule="auto"/>
        <w:rPr>
          <w:ins w:id="82" w:author="USER" w:date="2026-04-16T14:49:00Z"/>
          <w:rFonts w:ascii="Times New Roman" w:eastAsia="Times New Roman" w:hAnsi="Times New Roman" w:cs="Times New Roman"/>
          <w:color w:val="000000"/>
          <w:kern w:val="0"/>
          <w:lang w:val="en-IN" w:eastAsia="en-GB" w:bidi="hi-IN"/>
          <w14:ligatures w14:val="none"/>
        </w:rPr>
        <w:pPrChange w:id="83" w:author="USER" w:date="2026-04-16T14:50:00Z">
          <w:pPr>
            <w:spacing w:before="100" w:beforeAutospacing="1" w:after="100" w:afterAutospacing="1" w:line="276" w:lineRule="auto"/>
          </w:pPr>
        </w:pPrChange>
      </w:pPr>
    </w:p>
    <w:p w14:paraId="694BB35D" w14:textId="77777777" w:rsidR="0024686E" w:rsidRPr="0024686E" w:rsidRDefault="0024686E">
      <w:pPr>
        <w:spacing w:after="0" w:line="360" w:lineRule="auto"/>
        <w:rPr>
          <w:ins w:id="84" w:author="USER" w:date="2026-04-16T14:49:00Z"/>
          <w:rFonts w:ascii="Times New Roman" w:eastAsia="Times New Roman" w:hAnsi="Times New Roman" w:cs="Times New Roman"/>
          <w:color w:val="000000"/>
          <w:kern w:val="0"/>
          <w:lang w:val="en-IN" w:eastAsia="en-GB" w:bidi="hi-IN"/>
          <w14:ligatures w14:val="none"/>
        </w:rPr>
        <w:pPrChange w:id="85" w:author="USER" w:date="2026-04-16T14:50:00Z">
          <w:pPr>
            <w:spacing w:before="100" w:beforeAutospacing="1" w:after="100" w:afterAutospacing="1" w:line="276" w:lineRule="auto"/>
          </w:pPr>
        </w:pPrChange>
      </w:pPr>
      <w:ins w:id="86" w:author="USER" w:date="2026-04-16T14:49:00Z">
        <w:r w:rsidRPr="0024686E">
          <w:rPr>
            <w:rFonts w:ascii="Times New Roman" w:eastAsia="Times New Roman" w:hAnsi="Times New Roman" w:cs="Times New Roman"/>
            <w:color w:val="000000"/>
            <w:kern w:val="0"/>
            <w:lang w:val="en-IN" w:eastAsia="en-GB" w:bidi="hi-IN"/>
            <w14:ligatures w14:val="none"/>
          </w:rPr>
          <w:t>All third-party products and services listed on the Marketplace are offered by independent vendors. The Company does not warrant, endorse, or guarantee the quality, safety, legality, accuracy, or fitness of such products or services.</w:t>
        </w:r>
      </w:ins>
    </w:p>
    <w:p w14:paraId="0F3A4307" w14:textId="77777777" w:rsidR="0024686E" w:rsidRPr="0024686E" w:rsidRDefault="0024686E">
      <w:pPr>
        <w:spacing w:after="0" w:line="360" w:lineRule="auto"/>
        <w:rPr>
          <w:ins w:id="87" w:author="USER" w:date="2026-04-16T14:49:00Z"/>
          <w:rFonts w:ascii="Times New Roman" w:eastAsia="Times New Roman" w:hAnsi="Times New Roman" w:cs="Times New Roman"/>
          <w:color w:val="000000"/>
          <w:kern w:val="0"/>
          <w:lang w:val="en-IN" w:eastAsia="en-GB" w:bidi="hi-IN"/>
          <w14:ligatures w14:val="none"/>
        </w:rPr>
        <w:pPrChange w:id="88" w:author="USER" w:date="2026-04-16T14:50:00Z">
          <w:pPr>
            <w:spacing w:before="100" w:beforeAutospacing="1" w:after="100" w:afterAutospacing="1" w:line="276" w:lineRule="auto"/>
          </w:pPr>
        </w:pPrChange>
      </w:pPr>
      <w:ins w:id="89" w:author="USER" w:date="2026-04-16T14:49:00Z">
        <w:r w:rsidRPr="0024686E">
          <w:rPr>
            <w:rFonts w:ascii="Times New Roman" w:eastAsia="Times New Roman" w:hAnsi="Times New Roman" w:cs="Times New Roman"/>
            <w:color w:val="000000"/>
            <w:kern w:val="0"/>
            <w:lang w:val="en-IN" w:eastAsia="en-GB" w:bidi="hi-IN"/>
            <w14:ligatures w14:val="none"/>
          </w:rPr>
          <w:t>Any purchase made through the Marketplace constitutes a direct transaction between the User and the respective vendor, unless expressly stated otherwise. The Company shall not be a party to such transactions and shall not be responsible for any disputes, deficiencies, delays, or claims arising therefrom.</w:t>
        </w:r>
      </w:ins>
    </w:p>
    <w:p w14:paraId="6DC7D7BD" w14:textId="77777777" w:rsidR="0024686E" w:rsidRPr="0024686E" w:rsidRDefault="0024686E">
      <w:pPr>
        <w:spacing w:after="0" w:line="360" w:lineRule="auto"/>
        <w:rPr>
          <w:ins w:id="90" w:author="USER" w:date="2026-04-16T14:49:00Z"/>
          <w:rFonts w:ascii="Times New Roman" w:eastAsia="Times New Roman" w:hAnsi="Times New Roman" w:cs="Times New Roman"/>
          <w:color w:val="000000"/>
          <w:kern w:val="0"/>
          <w:lang w:val="en-IN" w:eastAsia="en-GB" w:bidi="hi-IN"/>
          <w14:ligatures w14:val="none"/>
        </w:rPr>
        <w:pPrChange w:id="91" w:author="USER" w:date="2026-04-16T14:50:00Z">
          <w:pPr>
            <w:spacing w:before="100" w:beforeAutospacing="1" w:after="100" w:afterAutospacing="1" w:line="276" w:lineRule="auto"/>
          </w:pPr>
        </w:pPrChange>
      </w:pPr>
      <w:ins w:id="92" w:author="USER" w:date="2026-04-16T14:49:00Z">
        <w:r w:rsidRPr="0024686E">
          <w:rPr>
            <w:rFonts w:ascii="Times New Roman" w:eastAsia="Times New Roman" w:hAnsi="Times New Roman" w:cs="Times New Roman"/>
            <w:color w:val="000000"/>
            <w:kern w:val="0"/>
            <w:lang w:val="en-IN" w:eastAsia="en-GB" w:bidi="hi-IN"/>
            <w14:ligatures w14:val="none"/>
          </w:rPr>
          <w:t>All returns, refunds, cancellations, or replacements in respect of Marketplace products shall be governed by the respective vendor’s policies, unless otherwise specified on the Platform.</w:t>
        </w:r>
      </w:ins>
    </w:p>
    <w:p w14:paraId="06B950D6" w14:textId="3C2B5535" w:rsidR="0024686E" w:rsidRDefault="0024686E">
      <w:pPr>
        <w:spacing w:after="0" w:line="360" w:lineRule="auto"/>
        <w:rPr>
          <w:ins w:id="93" w:author="USER" w:date="2026-04-16T14:49:00Z"/>
          <w:rFonts w:ascii="Times New Roman" w:eastAsia="Times New Roman" w:hAnsi="Times New Roman" w:cs="Times New Roman"/>
          <w:color w:val="000000"/>
          <w:kern w:val="0"/>
          <w:lang w:val="en-IN" w:eastAsia="en-GB" w:bidi="hi-IN"/>
          <w14:ligatures w14:val="none"/>
        </w:rPr>
        <w:pPrChange w:id="94" w:author="USER" w:date="2026-04-16T14:50:00Z">
          <w:pPr>
            <w:spacing w:before="100" w:beforeAutospacing="1" w:after="100" w:afterAutospacing="1" w:line="276" w:lineRule="auto"/>
          </w:pPr>
        </w:pPrChange>
      </w:pPr>
      <w:ins w:id="95" w:author="USER" w:date="2026-04-16T14:49:00Z">
        <w:r w:rsidRPr="0024686E">
          <w:rPr>
            <w:rFonts w:ascii="Times New Roman" w:eastAsia="Times New Roman" w:hAnsi="Times New Roman" w:cs="Times New Roman"/>
            <w:color w:val="000000"/>
            <w:kern w:val="0"/>
            <w:lang w:val="en-IN" w:eastAsia="en-GB" w:bidi="hi-IN"/>
            <w14:ligatures w14:val="none"/>
          </w:rPr>
          <w:t>The Company shall not be liable for any loss, damage, injury, or dissatisfaction arising from the use, consumption, or reliance on any product or service purchased through the Marketplace.</w:t>
        </w:r>
      </w:ins>
    </w:p>
    <w:p w14:paraId="67A7F132" w14:textId="29B2F1FC" w:rsidR="0024686E" w:rsidRPr="00627A62" w:rsidDel="0024686E" w:rsidRDefault="0024686E" w:rsidP="00391D41">
      <w:pPr>
        <w:spacing w:before="100" w:beforeAutospacing="1" w:after="100" w:afterAutospacing="1" w:line="276" w:lineRule="auto"/>
        <w:rPr>
          <w:del w:id="96" w:author="USER" w:date="2026-04-16T14:50:00Z"/>
          <w:rFonts w:ascii="Times New Roman" w:eastAsia="Times New Roman" w:hAnsi="Times New Roman" w:cs="Times New Roman"/>
          <w:color w:val="000000"/>
          <w:kern w:val="0"/>
          <w:lang w:val="en-IN" w:eastAsia="en-GB" w:bidi="hi-IN"/>
          <w14:ligatures w14:val="none"/>
        </w:rPr>
      </w:pPr>
    </w:p>
    <w:p w14:paraId="7DEDCF3D" w14:textId="30A29062" w:rsidR="002B0C6B" w:rsidRPr="00627A62" w:rsidRDefault="002B0C6B" w:rsidP="00391D41">
      <w:pPr>
        <w:spacing w:before="100" w:beforeAutospacing="1" w:after="100" w:afterAutospacing="1" w:line="276" w:lineRule="auto"/>
        <w:outlineLvl w:val="1"/>
        <w:rPr>
          <w:rFonts w:ascii="Times New Roman" w:eastAsia="Times New Roman" w:hAnsi="Times New Roman" w:cs="Times New Roman"/>
          <w:b/>
          <w:bCs/>
          <w:color w:val="000000"/>
          <w:kern w:val="0"/>
          <w:lang w:val="en-IN" w:eastAsia="en-GB" w:bidi="hi-IN"/>
          <w14:ligatures w14:val="none"/>
        </w:rPr>
      </w:pPr>
      <w:r w:rsidRPr="00627A62">
        <w:rPr>
          <w:rFonts w:ascii="Times New Roman" w:eastAsia="Times New Roman" w:hAnsi="Times New Roman" w:cs="Times New Roman"/>
          <w:b/>
          <w:bCs/>
          <w:color w:val="000000"/>
          <w:kern w:val="0"/>
          <w:lang w:val="en-IN" w:eastAsia="en-GB" w:bidi="hi-IN"/>
          <w14:ligatures w14:val="none"/>
        </w:rPr>
        <w:t>Minors</w:t>
      </w:r>
    </w:p>
    <w:p w14:paraId="27345A2D" w14:textId="77777777" w:rsidR="002B0C6B" w:rsidRPr="00627A62" w:rsidRDefault="002B0C6B"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Users under the age of 18 years may not independently register on the Platform. Any minor wishing to use the Platform must do so through an Account registered and managed by a parent or legal guardian. The parent or guardian:</w:t>
      </w:r>
    </w:p>
    <w:p w14:paraId="1E742792" w14:textId="77777777" w:rsidR="002B0C6B" w:rsidRPr="00627A62" w:rsidRDefault="002B0C6B" w:rsidP="00391D41">
      <w:pPr>
        <w:numPr>
          <w:ilvl w:val="0"/>
          <w:numId w:val="9"/>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lastRenderedPageBreak/>
        <w:t>Is required to provide verifiable parental consent as mandated under Section 9 of the DPDPA 2023</w:t>
      </w:r>
    </w:p>
    <w:p w14:paraId="691EE0DB" w14:textId="77777777" w:rsidR="002B0C6B" w:rsidRPr="00627A62" w:rsidRDefault="002B0C6B" w:rsidP="00391D41">
      <w:pPr>
        <w:numPr>
          <w:ilvl w:val="0"/>
          <w:numId w:val="9"/>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Assumes full legal responsibility for all activities conducted on the Platform under the minor's access</w:t>
      </w:r>
    </w:p>
    <w:p w14:paraId="60A52313" w14:textId="77777777" w:rsidR="002B0C6B" w:rsidRPr="00627A62" w:rsidRDefault="002B0C6B" w:rsidP="00391D41">
      <w:pPr>
        <w:numPr>
          <w:ilvl w:val="0"/>
          <w:numId w:val="9"/>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Is responsible for supervising the minor's use of the Platform</w:t>
      </w:r>
    </w:p>
    <w:p w14:paraId="2ED98369" w14:textId="64BE815F" w:rsidR="002B0C6B" w:rsidRDefault="002B0C6B" w:rsidP="00C528F0">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 xml:space="preserve">If you become aware that a minor under the age of 18 has created an Account on the Platform without verified parental consent, please notify us immediately at </w:t>
      </w:r>
      <w:r w:rsidR="008E77BC">
        <w:rPr>
          <w:rFonts w:ascii="Times New Roman" w:eastAsia="Times New Roman" w:hAnsi="Times New Roman" w:cs="Times New Roman"/>
          <w:color w:val="000000"/>
          <w:kern w:val="0"/>
          <w:lang w:val="en-IN" w:eastAsia="en-GB" w:bidi="hi-IN"/>
          <w14:ligatures w14:val="none"/>
        </w:rPr>
        <w:t>support@takesolutions.com</w:t>
      </w:r>
      <w:r w:rsidRPr="00627A62">
        <w:rPr>
          <w:rFonts w:ascii="Times New Roman" w:eastAsia="Times New Roman" w:hAnsi="Times New Roman" w:cs="Times New Roman"/>
          <w:color w:val="000000"/>
          <w:kern w:val="0"/>
          <w:lang w:val="en-IN" w:eastAsia="en-GB" w:bidi="hi-IN"/>
          <w14:ligatures w14:val="none"/>
        </w:rPr>
        <w:t>. We will deactivate the account and delete all associated data without delay.</w:t>
      </w:r>
    </w:p>
    <w:p w14:paraId="4CF27F93" w14:textId="23141667" w:rsidR="002B0C6B" w:rsidRPr="00627A62" w:rsidRDefault="002B0C6B" w:rsidP="00391D41">
      <w:pPr>
        <w:spacing w:before="100" w:beforeAutospacing="1" w:after="100" w:afterAutospacing="1" w:line="276" w:lineRule="auto"/>
        <w:outlineLvl w:val="1"/>
        <w:rPr>
          <w:rFonts w:ascii="Times New Roman" w:eastAsia="Times New Roman" w:hAnsi="Times New Roman" w:cs="Times New Roman"/>
          <w:b/>
          <w:bCs/>
          <w:color w:val="000000"/>
          <w:kern w:val="0"/>
          <w:lang w:val="en-IN" w:eastAsia="en-GB" w:bidi="hi-IN"/>
          <w14:ligatures w14:val="none"/>
        </w:rPr>
      </w:pPr>
      <w:r w:rsidRPr="00627A62">
        <w:rPr>
          <w:rFonts w:ascii="Times New Roman" w:eastAsia="Times New Roman" w:hAnsi="Times New Roman" w:cs="Times New Roman"/>
          <w:b/>
          <w:bCs/>
          <w:color w:val="000000"/>
          <w:kern w:val="0"/>
          <w:lang w:val="en-IN" w:eastAsia="en-GB" w:bidi="hi-IN"/>
          <w14:ligatures w14:val="none"/>
        </w:rPr>
        <w:t>AI-Powered Health Features</w:t>
      </w:r>
      <w:r w:rsidR="00C528F0" w:rsidRPr="00627A62">
        <w:rPr>
          <w:rFonts w:ascii="Times New Roman" w:eastAsia="Times New Roman" w:hAnsi="Times New Roman" w:cs="Times New Roman"/>
          <w:b/>
          <w:bCs/>
          <w:color w:val="000000"/>
          <w:kern w:val="0"/>
          <w:lang w:val="en-IN" w:eastAsia="en-GB" w:bidi="hi-IN"/>
          <w14:ligatures w14:val="none"/>
        </w:rPr>
        <w:t xml:space="preserve">: </w:t>
      </w:r>
      <w:r w:rsidRPr="00627A62">
        <w:rPr>
          <w:rFonts w:ascii="Times New Roman" w:eastAsia="Times New Roman" w:hAnsi="Times New Roman" w:cs="Times New Roman"/>
          <w:b/>
          <w:bCs/>
          <w:color w:val="000000"/>
          <w:kern w:val="0"/>
          <w:lang w:val="en-IN" w:eastAsia="en-GB" w:bidi="hi-IN"/>
          <w14:ligatures w14:val="none"/>
        </w:rPr>
        <w:t>Scope, Use, and Limitations</w:t>
      </w:r>
    </w:p>
    <w:p w14:paraId="786E9D36" w14:textId="77777777" w:rsidR="0024686E" w:rsidRDefault="002B0C6B">
      <w:pPr>
        <w:spacing w:after="0" w:line="360" w:lineRule="auto"/>
        <w:rPr>
          <w:ins w:id="97" w:author="USER" w:date="2026-04-16T14:51:00Z"/>
          <w:rFonts w:ascii="Times New Roman" w:eastAsia="Times New Roman" w:hAnsi="Times New Roman" w:cs="Times New Roman"/>
          <w:color w:val="000000"/>
          <w:kern w:val="0"/>
          <w:lang w:val="en-IN" w:eastAsia="en-GB" w:bidi="hi-IN"/>
          <w14:ligatures w14:val="none"/>
        </w:rPr>
        <w:pPrChange w:id="98" w:author="USER" w:date="2026-04-16T14:52:00Z">
          <w:pPr>
            <w:numPr>
              <w:numId w:val="10"/>
            </w:numPr>
            <w:tabs>
              <w:tab w:val="num" w:pos="720"/>
            </w:tabs>
            <w:spacing w:before="100" w:beforeAutospacing="1" w:after="100" w:afterAutospacing="1" w:line="276" w:lineRule="auto"/>
            <w:ind w:left="720" w:hanging="360"/>
          </w:pPr>
        </w:pPrChange>
      </w:pPr>
      <w:r w:rsidRPr="00627A62">
        <w:rPr>
          <w:rFonts w:ascii="Times New Roman" w:eastAsia="Times New Roman" w:hAnsi="Times New Roman" w:cs="Times New Roman"/>
          <w:color w:val="000000"/>
          <w:kern w:val="0"/>
          <w:lang w:val="en-IN" w:eastAsia="en-GB" w:bidi="hi-IN"/>
          <w14:ligatures w14:val="none"/>
        </w:rPr>
        <w:t xml:space="preserve">The Platform uses artificial intelligence and machine learning systems to analyse your health data and generate personalised health insights, risk predictions, and wellness recommendations. </w:t>
      </w:r>
    </w:p>
    <w:p w14:paraId="56CF3604" w14:textId="6674FD77" w:rsidR="002B0C6B" w:rsidRPr="00627A62" w:rsidDel="0024686E" w:rsidRDefault="0024686E">
      <w:pPr>
        <w:spacing w:after="0" w:line="360" w:lineRule="auto"/>
        <w:rPr>
          <w:del w:id="99" w:author="USER" w:date="2026-04-16T14:51:00Z"/>
          <w:rFonts w:ascii="Times New Roman" w:eastAsia="Times New Roman" w:hAnsi="Times New Roman" w:cs="Times New Roman"/>
          <w:color w:val="000000"/>
          <w:kern w:val="0"/>
          <w:lang w:val="en-IN" w:eastAsia="en-GB" w:bidi="hi-IN"/>
          <w14:ligatures w14:val="none"/>
        </w:rPr>
        <w:pPrChange w:id="100" w:author="USER" w:date="2026-04-16T14:52:00Z">
          <w:pPr>
            <w:spacing w:before="100" w:beforeAutospacing="1" w:after="100" w:afterAutospacing="1" w:line="276" w:lineRule="auto"/>
          </w:pPr>
        </w:pPrChange>
      </w:pPr>
      <w:ins w:id="101" w:author="USER" w:date="2026-04-16T14:51:00Z">
        <w:r w:rsidRPr="0024686E">
          <w:rPr>
            <w:rFonts w:ascii="Times New Roman" w:eastAsia="Times New Roman" w:hAnsi="Times New Roman" w:cs="Times New Roman"/>
            <w:color w:val="000000"/>
            <w:kern w:val="0"/>
            <w:lang w:val="en-IN" w:eastAsia="en-GB" w:bidi="hi-IN"/>
            <w14:ligatures w14:val="none"/>
          </w:rPr>
          <w:t>AI Outputs are probabilistic in nature and may be inaccurate, incomplete, or unsuitable for individual circumstances.</w:t>
        </w:r>
      </w:ins>
      <w:del w:id="102" w:author="USER" w:date="2026-04-16T14:51:00Z">
        <w:r w:rsidR="002B0C6B" w:rsidRPr="00627A62" w:rsidDel="0024686E">
          <w:rPr>
            <w:rFonts w:ascii="Times New Roman" w:eastAsia="Times New Roman" w:hAnsi="Times New Roman" w:cs="Times New Roman"/>
            <w:color w:val="000000"/>
            <w:kern w:val="0"/>
            <w:lang w:val="en-IN" w:eastAsia="en-GB" w:bidi="hi-IN"/>
            <w14:ligatures w14:val="none"/>
          </w:rPr>
          <w:delText>You understand and agree that:</w:delText>
        </w:r>
      </w:del>
    </w:p>
    <w:p w14:paraId="66580A79" w14:textId="0EEDA6F7" w:rsidR="002B0C6B" w:rsidRPr="00627A62" w:rsidDel="0024686E" w:rsidRDefault="002B0C6B">
      <w:pPr>
        <w:spacing w:after="0" w:line="360" w:lineRule="auto"/>
        <w:rPr>
          <w:del w:id="103" w:author="USER" w:date="2026-04-16T14:51:00Z"/>
          <w:rFonts w:ascii="Times New Roman" w:eastAsia="Times New Roman" w:hAnsi="Times New Roman" w:cs="Times New Roman"/>
          <w:color w:val="000000"/>
          <w:kern w:val="0"/>
          <w:lang w:val="en-IN" w:eastAsia="en-GB" w:bidi="hi-IN"/>
          <w14:ligatures w14:val="none"/>
        </w:rPr>
        <w:pPrChange w:id="104" w:author="USER" w:date="2026-04-16T14:52:00Z">
          <w:pPr>
            <w:numPr>
              <w:numId w:val="10"/>
            </w:numPr>
            <w:tabs>
              <w:tab w:val="num" w:pos="720"/>
            </w:tabs>
            <w:spacing w:before="100" w:beforeAutospacing="1" w:after="100" w:afterAutospacing="1" w:line="276" w:lineRule="auto"/>
            <w:ind w:left="720" w:hanging="360"/>
          </w:pPr>
        </w:pPrChange>
      </w:pPr>
      <w:del w:id="105" w:author="USER" w:date="2026-04-16T14:51:00Z">
        <w:r w:rsidRPr="00627A62" w:rsidDel="0024686E">
          <w:rPr>
            <w:rFonts w:ascii="Times New Roman" w:eastAsia="Times New Roman" w:hAnsi="Times New Roman" w:cs="Times New Roman"/>
            <w:color w:val="000000"/>
            <w:kern w:val="0"/>
            <w:lang w:val="en-IN" w:eastAsia="en-GB" w:bidi="hi-IN"/>
            <w14:ligatures w14:val="none"/>
          </w:rPr>
          <w:delText>AI-generated health insights are produced by statistical and probabilistic models trained on population-level health data. They represent patterns and associations in data not definitive clinical assessments</w:delText>
        </w:r>
      </w:del>
    </w:p>
    <w:p w14:paraId="5A96A7AF" w14:textId="64B58570" w:rsidR="002B0C6B" w:rsidRPr="00627A62" w:rsidDel="0024686E" w:rsidRDefault="002B0C6B">
      <w:pPr>
        <w:spacing w:after="0" w:line="360" w:lineRule="auto"/>
        <w:rPr>
          <w:del w:id="106" w:author="USER" w:date="2026-04-16T14:51:00Z"/>
          <w:rFonts w:ascii="Times New Roman" w:eastAsia="Times New Roman" w:hAnsi="Times New Roman" w:cs="Times New Roman"/>
          <w:color w:val="000000"/>
          <w:kern w:val="0"/>
          <w:lang w:val="en-IN" w:eastAsia="en-GB" w:bidi="hi-IN"/>
          <w14:ligatures w14:val="none"/>
        </w:rPr>
        <w:pPrChange w:id="107" w:author="USER" w:date="2026-04-16T14:52:00Z">
          <w:pPr>
            <w:numPr>
              <w:numId w:val="10"/>
            </w:numPr>
            <w:tabs>
              <w:tab w:val="num" w:pos="720"/>
            </w:tabs>
            <w:spacing w:before="100" w:beforeAutospacing="1" w:after="100" w:afterAutospacing="1" w:line="276" w:lineRule="auto"/>
            <w:ind w:left="720" w:hanging="360"/>
          </w:pPr>
        </w:pPrChange>
      </w:pPr>
      <w:del w:id="108" w:author="USER" w:date="2026-04-16T14:51:00Z">
        <w:r w:rsidRPr="00627A62" w:rsidDel="0024686E">
          <w:rPr>
            <w:rFonts w:ascii="Times New Roman" w:eastAsia="Times New Roman" w:hAnsi="Times New Roman" w:cs="Times New Roman"/>
            <w:color w:val="000000"/>
            <w:kern w:val="0"/>
            <w:lang w:val="en-IN" w:eastAsia="en-GB" w:bidi="hi-IN"/>
            <w14:ligatures w14:val="none"/>
          </w:rPr>
          <w:delText>No AI model achieves perfect accuracy. All AI-generated risk scores, predictions, and recommendations carry an inherent margin of error and are subject to the limitations of the training data, your submitted data quality, and the current state of AI science</w:delText>
        </w:r>
      </w:del>
    </w:p>
    <w:p w14:paraId="60ABDBB5" w14:textId="3127D459" w:rsidR="002B0C6B" w:rsidRPr="00627A62" w:rsidDel="0024686E" w:rsidRDefault="002B0C6B">
      <w:pPr>
        <w:spacing w:after="0" w:line="360" w:lineRule="auto"/>
        <w:rPr>
          <w:del w:id="109" w:author="USER" w:date="2026-04-16T14:51:00Z"/>
          <w:rFonts w:ascii="Times New Roman" w:eastAsia="Times New Roman" w:hAnsi="Times New Roman" w:cs="Times New Roman"/>
          <w:color w:val="000000"/>
          <w:kern w:val="0"/>
          <w:lang w:val="en-IN" w:eastAsia="en-GB" w:bidi="hi-IN"/>
          <w14:ligatures w14:val="none"/>
        </w:rPr>
        <w:pPrChange w:id="110" w:author="USER" w:date="2026-04-16T14:52:00Z">
          <w:pPr>
            <w:numPr>
              <w:numId w:val="10"/>
            </w:numPr>
            <w:tabs>
              <w:tab w:val="num" w:pos="720"/>
            </w:tabs>
            <w:spacing w:before="100" w:beforeAutospacing="1" w:after="100" w:afterAutospacing="1" w:line="276" w:lineRule="auto"/>
            <w:ind w:left="720" w:hanging="360"/>
          </w:pPr>
        </w:pPrChange>
      </w:pPr>
      <w:del w:id="111" w:author="USER" w:date="2026-04-16T14:51:00Z">
        <w:r w:rsidRPr="00627A62" w:rsidDel="0024686E">
          <w:rPr>
            <w:rFonts w:ascii="Times New Roman" w:eastAsia="Times New Roman" w:hAnsi="Times New Roman" w:cs="Times New Roman"/>
            <w:color w:val="000000"/>
            <w:kern w:val="0"/>
            <w:lang w:val="en-IN" w:eastAsia="en-GB" w:bidi="hi-IN"/>
            <w14:ligatures w14:val="none"/>
          </w:rPr>
          <w:delText>The accuracy of AI insights is directly dependent on the accuracy and completeness of the health data you submit. Inaccurate, incomplete, or misleading data inputs will produce unreliable outputs</w:delText>
        </w:r>
      </w:del>
    </w:p>
    <w:p w14:paraId="3C18A79D" w14:textId="7EC5F897" w:rsidR="002B0C6B" w:rsidRPr="00627A62" w:rsidRDefault="002B0C6B">
      <w:pPr>
        <w:spacing w:after="0" w:line="360" w:lineRule="auto"/>
        <w:rPr>
          <w:rFonts w:ascii="Times New Roman" w:eastAsia="Times New Roman" w:hAnsi="Times New Roman" w:cs="Times New Roman"/>
          <w:color w:val="000000"/>
          <w:kern w:val="0"/>
          <w:lang w:val="en-IN" w:eastAsia="en-GB" w:bidi="hi-IN"/>
          <w14:ligatures w14:val="none"/>
        </w:rPr>
        <w:pPrChange w:id="112" w:author="USER" w:date="2026-04-16T14:52:00Z">
          <w:pPr>
            <w:numPr>
              <w:numId w:val="10"/>
            </w:numPr>
            <w:tabs>
              <w:tab w:val="num" w:pos="720"/>
            </w:tabs>
            <w:spacing w:before="100" w:beforeAutospacing="1" w:after="100" w:afterAutospacing="1" w:line="276" w:lineRule="auto"/>
            <w:ind w:left="720" w:hanging="360"/>
          </w:pPr>
        </w:pPrChange>
      </w:pPr>
      <w:del w:id="113" w:author="USER" w:date="2026-04-16T14:51:00Z">
        <w:r w:rsidRPr="00627A62" w:rsidDel="0024686E">
          <w:rPr>
            <w:rFonts w:ascii="Times New Roman" w:eastAsia="Times New Roman" w:hAnsi="Times New Roman" w:cs="Times New Roman"/>
            <w:color w:val="000000"/>
            <w:kern w:val="0"/>
            <w:lang w:val="en-IN" w:eastAsia="en-GB" w:bidi="hi-IN"/>
            <w14:ligatures w14:val="none"/>
          </w:rPr>
          <w:delText>AI models may not account for rare conditions, individual genetic variations, atypical clinical presentations, or contextual factors that a qualified physician would consider in a face-to-face consultation</w:delText>
        </w:r>
      </w:del>
    </w:p>
    <w:p w14:paraId="620F17BD" w14:textId="326180A4" w:rsidR="002B0C6B" w:rsidRPr="00627A62" w:rsidDel="000F7926" w:rsidRDefault="002B0C6B" w:rsidP="00391D41">
      <w:pPr>
        <w:spacing w:before="100" w:beforeAutospacing="1" w:after="100" w:afterAutospacing="1" w:line="276" w:lineRule="auto"/>
        <w:outlineLvl w:val="1"/>
        <w:rPr>
          <w:del w:id="114" w:author="USER" w:date="2026-04-16T15:19:00Z"/>
          <w:rFonts w:ascii="Times New Roman" w:eastAsia="Times New Roman" w:hAnsi="Times New Roman" w:cs="Times New Roman"/>
          <w:b/>
          <w:bCs/>
          <w:kern w:val="0"/>
          <w:lang w:val="en-IN" w:eastAsia="en-GB" w:bidi="hi-IN"/>
          <w14:ligatures w14:val="none"/>
        </w:rPr>
      </w:pPr>
      <w:del w:id="115" w:author="USER" w:date="2026-04-16T15:19:00Z">
        <w:r w:rsidRPr="00627A62" w:rsidDel="000F7926">
          <w:rPr>
            <w:rFonts w:ascii="Times New Roman" w:eastAsia="Times New Roman" w:hAnsi="Times New Roman" w:cs="Times New Roman"/>
            <w:b/>
            <w:bCs/>
            <w:color w:val="000000"/>
            <w:kern w:val="0"/>
            <w:lang w:val="en-IN" w:eastAsia="en-GB" w:bidi="hi-IN"/>
            <w14:ligatures w14:val="none"/>
          </w:rPr>
          <w:delText>User Responsibility for AI Outputs</w:delText>
        </w:r>
      </w:del>
    </w:p>
    <w:p w14:paraId="780E8EB0" w14:textId="6190F49C" w:rsidR="002B0C6B" w:rsidRPr="00627A62" w:rsidDel="000F7926" w:rsidRDefault="002B0C6B" w:rsidP="00391D41">
      <w:pPr>
        <w:spacing w:before="100" w:beforeAutospacing="1" w:after="100" w:afterAutospacing="1" w:line="276" w:lineRule="auto"/>
        <w:rPr>
          <w:del w:id="116" w:author="USER" w:date="2026-04-16T15:19:00Z"/>
          <w:rFonts w:ascii="Times New Roman" w:eastAsia="Times New Roman" w:hAnsi="Times New Roman" w:cs="Times New Roman"/>
          <w:color w:val="000000"/>
          <w:kern w:val="0"/>
          <w:lang w:val="en-IN" w:eastAsia="en-GB" w:bidi="hi-IN"/>
          <w14:ligatures w14:val="none"/>
        </w:rPr>
      </w:pPr>
      <w:del w:id="117" w:author="USER" w:date="2026-04-16T15:19:00Z">
        <w:r w:rsidRPr="00627A62" w:rsidDel="000F7926">
          <w:rPr>
            <w:rFonts w:ascii="Times New Roman" w:eastAsia="Times New Roman" w:hAnsi="Times New Roman" w:cs="Times New Roman"/>
            <w:color w:val="000000"/>
            <w:kern w:val="0"/>
            <w:lang w:val="en-IN" w:eastAsia="en-GB" w:bidi="hi-IN"/>
            <w14:ligatures w14:val="none"/>
          </w:rPr>
          <w:delText>You acknowledge and agree that:</w:delText>
        </w:r>
      </w:del>
    </w:p>
    <w:p w14:paraId="6184FEC1" w14:textId="1104E721" w:rsidR="002B0C6B" w:rsidRPr="00627A62" w:rsidDel="000F7926" w:rsidRDefault="002B0C6B" w:rsidP="00391D41">
      <w:pPr>
        <w:numPr>
          <w:ilvl w:val="0"/>
          <w:numId w:val="11"/>
        </w:numPr>
        <w:spacing w:before="100" w:beforeAutospacing="1" w:after="100" w:afterAutospacing="1" w:line="276" w:lineRule="auto"/>
        <w:rPr>
          <w:del w:id="118" w:author="USER" w:date="2026-04-16T15:19:00Z"/>
          <w:rFonts w:ascii="Times New Roman" w:eastAsia="Times New Roman" w:hAnsi="Times New Roman" w:cs="Times New Roman"/>
          <w:color w:val="000000"/>
          <w:kern w:val="0"/>
          <w:lang w:val="en-IN" w:eastAsia="en-GB" w:bidi="hi-IN"/>
          <w14:ligatures w14:val="none"/>
        </w:rPr>
      </w:pPr>
      <w:del w:id="119" w:author="USER" w:date="2026-04-16T15:19:00Z">
        <w:r w:rsidRPr="00627A62" w:rsidDel="000F7926">
          <w:rPr>
            <w:rFonts w:ascii="Times New Roman" w:eastAsia="Times New Roman" w:hAnsi="Times New Roman" w:cs="Times New Roman"/>
            <w:color w:val="000000"/>
            <w:kern w:val="0"/>
            <w:lang w:val="en-IN" w:eastAsia="en-GB" w:bidi="hi-IN"/>
            <w14:ligatures w14:val="none"/>
          </w:rPr>
          <w:delText>You will not rely solely on AI-generated health insights for any clinical decision or medical action</w:delText>
        </w:r>
      </w:del>
    </w:p>
    <w:p w14:paraId="462E25E1" w14:textId="674C8A27" w:rsidR="002B0C6B" w:rsidRPr="00627A62" w:rsidDel="000F7926" w:rsidRDefault="002B0C6B" w:rsidP="00391D41">
      <w:pPr>
        <w:numPr>
          <w:ilvl w:val="0"/>
          <w:numId w:val="11"/>
        </w:numPr>
        <w:spacing w:before="100" w:beforeAutospacing="1" w:after="100" w:afterAutospacing="1" w:line="276" w:lineRule="auto"/>
        <w:rPr>
          <w:del w:id="120" w:author="USER" w:date="2026-04-16T15:19:00Z"/>
          <w:rFonts w:ascii="Times New Roman" w:eastAsia="Times New Roman" w:hAnsi="Times New Roman" w:cs="Times New Roman"/>
          <w:color w:val="000000"/>
          <w:kern w:val="0"/>
          <w:lang w:val="en-IN" w:eastAsia="en-GB" w:bidi="hi-IN"/>
          <w14:ligatures w14:val="none"/>
        </w:rPr>
      </w:pPr>
      <w:del w:id="121" w:author="USER" w:date="2026-04-16T15:19:00Z">
        <w:r w:rsidRPr="00627A62" w:rsidDel="000F7926">
          <w:rPr>
            <w:rFonts w:ascii="Times New Roman" w:eastAsia="Times New Roman" w:hAnsi="Times New Roman" w:cs="Times New Roman"/>
            <w:color w:val="000000"/>
            <w:kern w:val="0"/>
            <w:lang w:val="en-IN" w:eastAsia="en-GB" w:bidi="hi-IN"/>
            <w14:ligatures w14:val="none"/>
          </w:rPr>
          <w:delText>You will consult a qualified Registered Medical Practitioner before making any changes to medication, treatment, or significant lifestyle practices based on AI insights from this Platform</w:delText>
        </w:r>
      </w:del>
    </w:p>
    <w:p w14:paraId="736FF490" w14:textId="7E5CF379" w:rsidR="002B0C6B" w:rsidRPr="00627A62" w:rsidDel="000F7926" w:rsidRDefault="002B0C6B" w:rsidP="00391D41">
      <w:pPr>
        <w:numPr>
          <w:ilvl w:val="0"/>
          <w:numId w:val="11"/>
        </w:numPr>
        <w:spacing w:before="100" w:beforeAutospacing="1" w:after="100" w:afterAutospacing="1" w:line="276" w:lineRule="auto"/>
        <w:rPr>
          <w:del w:id="122" w:author="USER" w:date="2026-04-16T15:19:00Z"/>
          <w:rFonts w:ascii="Times New Roman" w:eastAsia="Times New Roman" w:hAnsi="Times New Roman" w:cs="Times New Roman"/>
          <w:color w:val="000000"/>
          <w:kern w:val="0"/>
          <w:lang w:val="en-IN" w:eastAsia="en-GB" w:bidi="hi-IN"/>
          <w14:ligatures w14:val="none"/>
        </w:rPr>
      </w:pPr>
      <w:del w:id="123" w:author="USER" w:date="2026-04-16T15:19:00Z">
        <w:r w:rsidRPr="00627A62" w:rsidDel="000F7926">
          <w:rPr>
            <w:rFonts w:ascii="Times New Roman" w:eastAsia="Times New Roman" w:hAnsi="Times New Roman" w:cs="Times New Roman"/>
            <w:color w:val="000000"/>
            <w:kern w:val="0"/>
            <w:lang w:val="en-IN" w:eastAsia="en-GB" w:bidi="hi-IN"/>
            <w14:ligatures w14:val="none"/>
          </w:rPr>
          <w:delText>You will exercise your own judgment and seek professional advice where any AI-generated insight causes you concern</w:delText>
        </w:r>
      </w:del>
    </w:p>
    <w:p w14:paraId="290631A0" w14:textId="384036AC" w:rsidR="002B0C6B" w:rsidRPr="00627A62" w:rsidDel="000F7926" w:rsidRDefault="002B0C6B" w:rsidP="00391D41">
      <w:pPr>
        <w:numPr>
          <w:ilvl w:val="0"/>
          <w:numId w:val="11"/>
        </w:numPr>
        <w:spacing w:before="100" w:beforeAutospacing="1" w:after="100" w:afterAutospacing="1" w:line="276" w:lineRule="auto"/>
        <w:rPr>
          <w:del w:id="124" w:author="USER" w:date="2026-04-16T15:19:00Z"/>
          <w:rFonts w:ascii="Times New Roman" w:eastAsia="Times New Roman" w:hAnsi="Times New Roman" w:cs="Times New Roman"/>
          <w:color w:val="000000"/>
          <w:kern w:val="0"/>
          <w:lang w:val="en-IN" w:eastAsia="en-GB" w:bidi="hi-IN"/>
          <w14:ligatures w14:val="none"/>
        </w:rPr>
      </w:pPr>
      <w:del w:id="125" w:author="USER" w:date="2026-04-16T15:19:00Z">
        <w:r w:rsidRPr="00627A62" w:rsidDel="000F7926">
          <w:rPr>
            <w:rFonts w:ascii="Times New Roman" w:eastAsia="Times New Roman" w:hAnsi="Times New Roman" w:cs="Times New Roman"/>
            <w:color w:val="000000"/>
            <w:kern w:val="0"/>
            <w:lang w:val="en-IN" w:eastAsia="en-GB" w:bidi="hi-IN"/>
            <w14:ligatures w14:val="none"/>
          </w:rPr>
          <w:delText>The Platform's AI tools are intended to complement, not replace, the doctor-patient relationship</w:delText>
        </w:r>
      </w:del>
    </w:p>
    <w:p w14:paraId="6DAA7D98" w14:textId="127E448C" w:rsidR="002B0C6B" w:rsidRPr="00627A62" w:rsidDel="000F7926" w:rsidRDefault="002B0C6B" w:rsidP="00391D41">
      <w:pPr>
        <w:spacing w:before="100" w:beforeAutospacing="1" w:after="100" w:afterAutospacing="1" w:line="276" w:lineRule="auto"/>
        <w:outlineLvl w:val="1"/>
        <w:rPr>
          <w:del w:id="126" w:author="USER" w:date="2026-04-16T15:19:00Z"/>
          <w:rFonts w:ascii="Times New Roman" w:eastAsia="Times New Roman" w:hAnsi="Times New Roman" w:cs="Times New Roman"/>
          <w:b/>
          <w:bCs/>
          <w:color w:val="000000"/>
          <w:kern w:val="0"/>
          <w:lang w:val="en-IN" w:eastAsia="en-GB" w:bidi="hi-IN"/>
          <w14:ligatures w14:val="none"/>
        </w:rPr>
      </w:pPr>
      <w:del w:id="127" w:author="USER" w:date="2026-04-16T15:19:00Z">
        <w:r w:rsidRPr="00627A62" w:rsidDel="000F7926">
          <w:rPr>
            <w:rFonts w:ascii="Times New Roman" w:eastAsia="Times New Roman" w:hAnsi="Times New Roman" w:cs="Times New Roman"/>
            <w:b/>
            <w:bCs/>
            <w:color w:val="000000"/>
            <w:kern w:val="0"/>
            <w:lang w:val="en-IN" w:eastAsia="en-GB" w:bidi="hi-IN"/>
            <w14:ligatures w14:val="none"/>
          </w:rPr>
          <w:delText>Third-Party AI Services</w:delText>
        </w:r>
      </w:del>
    </w:p>
    <w:p w14:paraId="40A13272" w14:textId="6EB817F7" w:rsidR="002B0C6B" w:rsidRPr="00627A62" w:rsidDel="000F7926" w:rsidRDefault="002B0C6B" w:rsidP="00391D41">
      <w:pPr>
        <w:spacing w:before="100" w:beforeAutospacing="1" w:after="100" w:afterAutospacing="1" w:line="276" w:lineRule="auto"/>
        <w:rPr>
          <w:del w:id="128" w:author="USER" w:date="2026-04-16T15:19:00Z"/>
          <w:rFonts w:ascii="Times New Roman" w:eastAsia="Times New Roman" w:hAnsi="Times New Roman" w:cs="Times New Roman"/>
          <w:color w:val="000000"/>
          <w:kern w:val="0"/>
          <w:lang w:val="en-IN" w:eastAsia="en-GB" w:bidi="hi-IN"/>
          <w14:ligatures w14:val="none"/>
        </w:rPr>
      </w:pPr>
      <w:del w:id="129" w:author="USER" w:date="2026-04-16T15:19:00Z">
        <w:r w:rsidRPr="00627A62" w:rsidDel="000F7926">
          <w:rPr>
            <w:rFonts w:ascii="Times New Roman" w:eastAsia="Times New Roman" w:hAnsi="Times New Roman" w:cs="Times New Roman"/>
            <w:color w:val="000000"/>
            <w:kern w:val="0"/>
            <w:lang w:val="en-IN" w:eastAsia="en-GB" w:bidi="hi-IN"/>
            <w14:ligatures w14:val="none"/>
          </w:rPr>
          <w:delText>The Platform may utilise third-party artificial intelligence application programming interfaces (APIs) and models to power certain health intelligence features. Where such third-party AI services are used:</w:delText>
        </w:r>
      </w:del>
    </w:p>
    <w:p w14:paraId="03190D6B" w14:textId="277C4C0D" w:rsidR="002B0C6B" w:rsidRPr="00627A62" w:rsidDel="000F7926" w:rsidRDefault="002B0C6B" w:rsidP="00391D41">
      <w:pPr>
        <w:numPr>
          <w:ilvl w:val="0"/>
          <w:numId w:val="12"/>
        </w:numPr>
        <w:spacing w:before="100" w:beforeAutospacing="1" w:after="100" w:afterAutospacing="1" w:line="276" w:lineRule="auto"/>
        <w:rPr>
          <w:del w:id="130" w:author="USER" w:date="2026-04-16T15:19:00Z"/>
          <w:rFonts w:ascii="Times New Roman" w:eastAsia="Times New Roman" w:hAnsi="Times New Roman" w:cs="Times New Roman"/>
          <w:color w:val="000000"/>
          <w:kern w:val="0"/>
          <w:lang w:val="en-IN" w:eastAsia="en-GB" w:bidi="hi-IN"/>
          <w14:ligatures w14:val="none"/>
        </w:rPr>
      </w:pPr>
      <w:del w:id="131" w:author="USER" w:date="2026-04-16T15:19:00Z">
        <w:r w:rsidRPr="00627A62" w:rsidDel="000F7926">
          <w:rPr>
            <w:rFonts w:ascii="Times New Roman" w:eastAsia="Times New Roman" w:hAnsi="Times New Roman" w:cs="Times New Roman"/>
            <w:color w:val="000000"/>
            <w:kern w:val="0"/>
            <w:lang w:val="en-IN" w:eastAsia="en-GB" w:bidi="hi-IN"/>
            <w14:ligatures w14:val="none"/>
          </w:rPr>
          <w:delText>They are engaged under contractual data processing agreements that restrict them to processing your data solely for generating the health insights you have requested</w:delText>
        </w:r>
      </w:del>
    </w:p>
    <w:p w14:paraId="732478B7" w14:textId="1A952CF4" w:rsidR="002B0C6B" w:rsidRPr="00627A62" w:rsidDel="000F7926" w:rsidRDefault="002B0C6B" w:rsidP="00391D41">
      <w:pPr>
        <w:numPr>
          <w:ilvl w:val="0"/>
          <w:numId w:val="12"/>
        </w:numPr>
        <w:spacing w:before="100" w:beforeAutospacing="1" w:after="100" w:afterAutospacing="1" w:line="276" w:lineRule="auto"/>
        <w:rPr>
          <w:del w:id="132" w:author="USER" w:date="2026-04-16T15:19:00Z"/>
          <w:rFonts w:ascii="Times New Roman" w:eastAsia="Times New Roman" w:hAnsi="Times New Roman" w:cs="Times New Roman"/>
          <w:color w:val="000000"/>
          <w:kern w:val="0"/>
          <w:lang w:val="en-IN" w:eastAsia="en-GB" w:bidi="hi-IN"/>
          <w14:ligatures w14:val="none"/>
        </w:rPr>
      </w:pPr>
      <w:del w:id="133" w:author="USER" w:date="2026-04-16T15:19:00Z">
        <w:r w:rsidRPr="00627A62" w:rsidDel="000F7926">
          <w:rPr>
            <w:rFonts w:ascii="Times New Roman" w:eastAsia="Times New Roman" w:hAnsi="Times New Roman" w:cs="Times New Roman"/>
            <w:color w:val="000000"/>
            <w:kern w:val="0"/>
            <w:lang w:val="en-IN" w:eastAsia="en-GB" w:bidi="hi-IN"/>
            <w14:ligatures w14:val="none"/>
          </w:rPr>
          <w:delText>They are prohibited from using your personal health data for training their own models, advertising profiling, or any purpose other than service delivery</w:delText>
        </w:r>
      </w:del>
    </w:p>
    <w:p w14:paraId="5938032F" w14:textId="67EA450F" w:rsidR="002B0C6B" w:rsidRPr="00627A62" w:rsidDel="000F7926" w:rsidRDefault="002B0C6B" w:rsidP="00391D41">
      <w:pPr>
        <w:numPr>
          <w:ilvl w:val="0"/>
          <w:numId w:val="12"/>
        </w:numPr>
        <w:spacing w:before="100" w:beforeAutospacing="1" w:after="100" w:afterAutospacing="1" w:line="276" w:lineRule="auto"/>
        <w:rPr>
          <w:del w:id="134" w:author="USER" w:date="2026-04-16T15:19:00Z"/>
          <w:rFonts w:ascii="Times New Roman" w:eastAsia="Times New Roman" w:hAnsi="Times New Roman" w:cs="Times New Roman"/>
          <w:color w:val="000000"/>
          <w:kern w:val="0"/>
          <w:lang w:val="en-IN" w:eastAsia="en-GB" w:bidi="hi-IN"/>
          <w14:ligatures w14:val="none"/>
        </w:rPr>
      </w:pPr>
      <w:del w:id="135" w:author="USER" w:date="2026-04-16T15:19:00Z">
        <w:r w:rsidRPr="00627A62" w:rsidDel="000F7926">
          <w:rPr>
            <w:rFonts w:ascii="Times New Roman" w:eastAsia="Times New Roman" w:hAnsi="Times New Roman" w:cs="Times New Roman"/>
            <w:color w:val="000000"/>
            <w:kern w:val="0"/>
            <w:lang w:val="en-IN" w:eastAsia="en-GB" w:bidi="hi-IN"/>
            <w14:ligatures w14:val="none"/>
          </w:rPr>
          <w:delText>Your data is transmitted to such services with appropriate encryption and security measures</w:delText>
        </w:r>
      </w:del>
    </w:p>
    <w:p w14:paraId="54DF18D6" w14:textId="38A05737" w:rsidR="002B0C6B" w:rsidRPr="00627A62" w:rsidDel="000F7926" w:rsidRDefault="002B0C6B" w:rsidP="00391D41">
      <w:pPr>
        <w:numPr>
          <w:ilvl w:val="0"/>
          <w:numId w:val="12"/>
        </w:numPr>
        <w:spacing w:before="100" w:beforeAutospacing="1" w:after="100" w:afterAutospacing="1" w:line="276" w:lineRule="auto"/>
        <w:rPr>
          <w:del w:id="136" w:author="USER" w:date="2026-04-16T15:19:00Z"/>
          <w:rFonts w:ascii="Times New Roman" w:eastAsia="Times New Roman" w:hAnsi="Times New Roman" w:cs="Times New Roman"/>
          <w:color w:val="000000"/>
          <w:kern w:val="0"/>
          <w:lang w:val="en-IN" w:eastAsia="en-GB" w:bidi="hi-IN"/>
          <w14:ligatures w14:val="none"/>
        </w:rPr>
      </w:pPr>
      <w:del w:id="137" w:author="USER" w:date="2026-04-16T15:19:00Z">
        <w:r w:rsidRPr="00627A62" w:rsidDel="000F7926">
          <w:rPr>
            <w:rFonts w:ascii="Times New Roman" w:eastAsia="Times New Roman" w:hAnsi="Times New Roman" w:cs="Times New Roman"/>
            <w:color w:val="000000"/>
            <w:kern w:val="0"/>
            <w:lang w:val="en-IN" w:eastAsia="en-GB" w:bidi="hi-IN"/>
            <w14:ligatures w14:val="none"/>
          </w:rPr>
          <w:delText>The identities of material third-party AI providers are disclosed in our Privacy Policy</w:delText>
        </w:r>
      </w:del>
    </w:p>
    <w:p w14:paraId="020F74CC" w14:textId="6528FB46" w:rsidR="002B0C6B" w:rsidRPr="00627A62" w:rsidRDefault="002B0C6B" w:rsidP="00391D41">
      <w:pPr>
        <w:spacing w:before="100" w:beforeAutospacing="1" w:after="100" w:afterAutospacing="1" w:line="276" w:lineRule="auto"/>
        <w:outlineLvl w:val="1"/>
        <w:rPr>
          <w:rFonts w:ascii="Times New Roman" w:eastAsia="Times New Roman" w:hAnsi="Times New Roman" w:cs="Times New Roman"/>
          <w:b/>
          <w:bCs/>
          <w:color w:val="000000"/>
          <w:kern w:val="0"/>
          <w:lang w:val="en-IN" w:eastAsia="en-GB" w:bidi="hi-IN"/>
          <w14:ligatures w14:val="none"/>
        </w:rPr>
      </w:pPr>
      <w:r w:rsidRPr="00627A62">
        <w:rPr>
          <w:rFonts w:ascii="Times New Roman" w:eastAsia="Times New Roman" w:hAnsi="Times New Roman" w:cs="Times New Roman"/>
          <w:b/>
          <w:bCs/>
          <w:color w:val="000000"/>
          <w:kern w:val="0"/>
          <w:lang w:val="en-IN" w:eastAsia="en-GB" w:bidi="hi-IN"/>
          <w14:ligatures w14:val="none"/>
        </w:rPr>
        <w:t>User Obligations and Acceptable Use</w:t>
      </w:r>
    </w:p>
    <w:p w14:paraId="5A08D4BC" w14:textId="77777777" w:rsidR="0063795A" w:rsidRPr="00F859D8" w:rsidRDefault="0063795A" w:rsidP="0063795A">
      <w:pPr>
        <w:rPr>
          <w:rFonts w:ascii="Times New Roman" w:hAnsi="Times New Roman" w:cs="Times New Roman"/>
          <w:lang w:val="en-IN"/>
        </w:rPr>
      </w:pPr>
      <w:r w:rsidRPr="00F859D8">
        <w:rPr>
          <w:rFonts w:ascii="Times New Roman" w:hAnsi="Times New Roman" w:cs="Times New Roman"/>
          <w:lang w:val="en-IN"/>
        </w:rPr>
        <w:t>You represent and warrant that all health data, medical history, and personal information you submit to the Platform is, to the best of your knowledge, accurate, complete, and not misleading. You acknowledge that AI-generated health insights are only as reliable as the data you provide, and that submitting false or fabricated health data may result in inaccurate AI outputs that could be harmful to your own health or the health of others.</w:t>
      </w:r>
    </w:p>
    <w:p w14:paraId="27F4F475" w14:textId="01F1ACD7" w:rsidR="0063795A" w:rsidRPr="00F859D8" w:rsidRDefault="0063795A" w:rsidP="0063795A">
      <w:pPr>
        <w:rPr>
          <w:rFonts w:ascii="Times New Roman" w:hAnsi="Times New Roman" w:cs="Times New Roman"/>
          <w:lang w:val="en-IN"/>
        </w:rPr>
      </w:pPr>
      <w:r w:rsidRPr="00F859D8">
        <w:rPr>
          <w:rFonts w:ascii="Times New Roman" w:hAnsi="Times New Roman" w:cs="Times New Roman"/>
          <w:lang w:val="en-IN"/>
        </w:rPr>
        <w:t>Your Account and the Services are for your personal, non-commercial use only. You may not use another person's Account or allow another person to use your Account.</w:t>
      </w:r>
    </w:p>
    <w:p w14:paraId="09001158" w14:textId="77777777" w:rsidR="0063795A" w:rsidRPr="00F859D8" w:rsidRDefault="0063795A" w:rsidP="0063795A">
      <w:pPr>
        <w:rPr>
          <w:rFonts w:ascii="Times New Roman" w:hAnsi="Times New Roman" w:cs="Times New Roman"/>
          <w:lang w:val="en-IN"/>
        </w:rPr>
      </w:pPr>
      <w:r w:rsidRPr="00F859D8">
        <w:rPr>
          <w:rFonts w:ascii="Times New Roman" w:hAnsi="Times New Roman" w:cs="Times New Roman"/>
          <w:lang w:val="en-IN"/>
        </w:rPr>
        <w:t>You agree to use the Platform only for lawful purposes and in accordance with all applicable laws, regulations, and guidelines, including but not limited to the DPDPA 2023, IT Act 2000, Bharatiya Nyaya Sanhita 2023, Consumer Protection Act 2019, Drugs and Cosmetics Act 1940, and Telemedicine Practice Guidelines 2020.</w:t>
      </w:r>
    </w:p>
    <w:p w14:paraId="045418AC" w14:textId="77777777" w:rsidR="002B0C6B" w:rsidRPr="00627A62" w:rsidRDefault="002B0C6B"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The following conduct is strictly prohibited on the Platform and may result in immediate account suspension, permanent termination, and civil or criminal liability:</w:t>
      </w:r>
    </w:p>
    <w:p w14:paraId="294333FC" w14:textId="77777777" w:rsidR="002B0C6B" w:rsidRPr="00627A62" w:rsidRDefault="002B0C6B" w:rsidP="00391D41">
      <w:pPr>
        <w:numPr>
          <w:ilvl w:val="0"/>
          <w:numId w:val="16"/>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Uploading, transmitting, or sharing any data or content that you do not have the legal right to process or share, including another person's health data without their explicit consent</w:t>
      </w:r>
    </w:p>
    <w:p w14:paraId="122E188D" w14:textId="77777777" w:rsidR="002B0C6B" w:rsidRPr="00627A62" w:rsidRDefault="002B0C6B" w:rsidP="00391D41">
      <w:pPr>
        <w:numPr>
          <w:ilvl w:val="0"/>
          <w:numId w:val="16"/>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Attempting to access, tamper with, or interfere with the Accounts, data, or systems of other Users or the Company</w:t>
      </w:r>
    </w:p>
    <w:p w14:paraId="0D709013" w14:textId="77777777" w:rsidR="002B0C6B" w:rsidRPr="00627A62" w:rsidRDefault="002B0C6B" w:rsidP="00391D41">
      <w:pPr>
        <w:numPr>
          <w:ilvl w:val="0"/>
          <w:numId w:val="16"/>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Using the Platform to impersonate a Registered Medical Practitioner or any other licensed healthcare professional without valid registration</w:t>
      </w:r>
    </w:p>
    <w:p w14:paraId="3253DAE1" w14:textId="4F41B0AF" w:rsidR="002B0C6B" w:rsidRPr="00627A62" w:rsidDel="000F7926" w:rsidRDefault="002B0C6B" w:rsidP="00391D41">
      <w:pPr>
        <w:numPr>
          <w:ilvl w:val="0"/>
          <w:numId w:val="16"/>
        </w:numPr>
        <w:spacing w:before="100" w:beforeAutospacing="1" w:after="100" w:afterAutospacing="1" w:line="276" w:lineRule="auto"/>
        <w:rPr>
          <w:del w:id="138" w:author="USER" w:date="2026-04-16T15:26:00Z"/>
          <w:rFonts w:ascii="Times New Roman" w:eastAsia="Times New Roman" w:hAnsi="Times New Roman" w:cs="Times New Roman"/>
          <w:color w:val="000000"/>
          <w:kern w:val="0"/>
          <w:lang w:val="en-IN" w:eastAsia="en-GB" w:bidi="hi-IN"/>
          <w14:ligatures w14:val="none"/>
        </w:rPr>
      </w:pPr>
      <w:del w:id="139" w:author="USER" w:date="2026-04-16T15:26:00Z">
        <w:r w:rsidRPr="00627A62" w:rsidDel="000F7926">
          <w:rPr>
            <w:rFonts w:ascii="Times New Roman" w:eastAsia="Times New Roman" w:hAnsi="Times New Roman" w:cs="Times New Roman"/>
            <w:color w:val="000000"/>
            <w:kern w:val="0"/>
            <w:lang w:val="en-IN" w:eastAsia="en-GB" w:bidi="hi-IN"/>
            <w14:ligatures w14:val="none"/>
          </w:rPr>
          <w:delText>Attempting to reverse-engineer, decompile, disassemble, or otherwise derive the source code of the Platform's software or AI models</w:delText>
        </w:r>
      </w:del>
    </w:p>
    <w:p w14:paraId="5600C97F" w14:textId="77777777" w:rsidR="002B0C6B" w:rsidRPr="00627A62" w:rsidRDefault="002B0C6B" w:rsidP="00391D41">
      <w:pPr>
        <w:numPr>
          <w:ilvl w:val="0"/>
          <w:numId w:val="16"/>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Submitting malicious code, viruses, worms, Trojan horses, or any other harmful or disruptive content to the Platform</w:t>
      </w:r>
    </w:p>
    <w:p w14:paraId="773EEC38" w14:textId="751098AD" w:rsidR="002B0C6B" w:rsidRPr="00627A62" w:rsidDel="000F7926" w:rsidRDefault="002B0C6B" w:rsidP="00391D41">
      <w:pPr>
        <w:numPr>
          <w:ilvl w:val="0"/>
          <w:numId w:val="16"/>
        </w:numPr>
        <w:spacing w:before="100" w:beforeAutospacing="1" w:after="100" w:afterAutospacing="1" w:line="276" w:lineRule="auto"/>
        <w:rPr>
          <w:del w:id="140" w:author="USER" w:date="2026-04-16T15:21:00Z"/>
          <w:rFonts w:ascii="Times New Roman" w:eastAsia="Times New Roman" w:hAnsi="Times New Roman" w:cs="Times New Roman"/>
          <w:color w:val="000000"/>
          <w:kern w:val="0"/>
          <w:lang w:val="en-IN" w:eastAsia="en-GB" w:bidi="hi-IN"/>
          <w14:ligatures w14:val="none"/>
        </w:rPr>
      </w:pPr>
      <w:del w:id="141" w:author="USER" w:date="2026-04-16T15:21:00Z">
        <w:r w:rsidRPr="00627A62" w:rsidDel="000F7926">
          <w:rPr>
            <w:rFonts w:ascii="Times New Roman" w:eastAsia="Times New Roman" w:hAnsi="Times New Roman" w:cs="Times New Roman"/>
            <w:color w:val="000000"/>
            <w:kern w:val="0"/>
            <w:lang w:val="en-IN" w:eastAsia="en-GB" w:bidi="hi-IN"/>
            <w14:ligatures w14:val="none"/>
          </w:rPr>
          <w:delText>Using automated bots, scrapers, crawlers, or data extraction tools to access the Platform or harvest data from it without prior written authorisation from the Company</w:delText>
        </w:r>
      </w:del>
    </w:p>
    <w:p w14:paraId="43F90D70" w14:textId="7A3E9991" w:rsidR="002B0C6B" w:rsidRPr="00627A62" w:rsidDel="000F7926" w:rsidRDefault="002B0C6B" w:rsidP="00391D41">
      <w:pPr>
        <w:numPr>
          <w:ilvl w:val="0"/>
          <w:numId w:val="16"/>
        </w:numPr>
        <w:spacing w:before="100" w:beforeAutospacing="1" w:after="100" w:afterAutospacing="1" w:line="276" w:lineRule="auto"/>
        <w:rPr>
          <w:del w:id="142" w:author="USER" w:date="2026-04-16T15:20:00Z"/>
          <w:rFonts w:ascii="Times New Roman" w:eastAsia="Times New Roman" w:hAnsi="Times New Roman" w:cs="Times New Roman"/>
          <w:color w:val="000000"/>
          <w:kern w:val="0"/>
          <w:lang w:val="en-IN" w:eastAsia="en-GB" w:bidi="hi-IN"/>
          <w14:ligatures w14:val="none"/>
        </w:rPr>
      </w:pPr>
      <w:del w:id="143" w:author="USER" w:date="2026-04-16T15:20:00Z">
        <w:r w:rsidRPr="00627A62" w:rsidDel="000F7926">
          <w:rPr>
            <w:rFonts w:ascii="Times New Roman" w:eastAsia="Times New Roman" w:hAnsi="Times New Roman" w:cs="Times New Roman"/>
            <w:color w:val="000000"/>
            <w:kern w:val="0"/>
            <w:lang w:val="en-IN" w:eastAsia="en-GB" w:bidi="hi-IN"/>
            <w14:ligatures w14:val="none"/>
          </w:rPr>
          <w:delText>Attempting to bypass, circumvent, or disable any security, authentication, or access control feature of the Platform</w:delText>
        </w:r>
      </w:del>
    </w:p>
    <w:p w14:paraId="44856D82" w14:textId="77777777" w:rsidR="002B0C6B" w:rsidRPr="00627A62" w:rsidRDefault="002B0C6B" w:rsidP="00391D41">
      <w:pPr>
        <w:numPr>
          <w:ilvl w:val="0"/>
          <w:numId w:val="16"/>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Using the Platform for any purpose that is deceptive, fraudulent, abusive, or that could damage the reputation or interests of the Company or other Users</w:t>
      </w:r>
    </w:p>
    <w:p w14:paraId="4DC6FCAD" w14:textId="77777777" w:rsidR="002B0C6B" w:rsidRPr="00627A62" w:rsidRDefault="002B0C6B" w:rsidP="00391D41">
      <w:pPr>
        <w:numPr>
          <w:ilvl w:val="0"/>
          <w:numId w:val="16"/>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Sharing, publishing, or redistributing another User's personal or health data without their explicit, informed consent</w:t>
      </w:r>
    </w:p>
    <w:p w14:paraId="65D85AA1" w14:textId="77777777" w:rsidR="002B0C6B" w:rsidRPr="00627A62" w:rsidRDefault="002B0C6B" w:rsidP="00391D41">
      <w:pPr>
        <w:numPr>
          <w:ilvl w:val="0"/>
          <w:numId w:val="16"/>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Using AI-generated health insights or Platform content to make false or misleading medical claims to third parties</w:t>
      </w:r>
    </w:p>
    <w:p w14:paraId="3819ADE7" w14:textId="77777777" w:rsidR="002B0C6B" w:rsidRPr="00627A62" w:rsidRDefault="002B0C6B" w:rsidP="00391D41">
      <w:pPr>
        <w:numPr>
          <w:ilvl w:val="0"/>
          <w:numId w:val="16"/>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lastRenderedPageBreak/>
        <w:t>Accessing the Platform in any jurisdiction where such access is prohibited or where such use would violate applicable law</w:t>
      </w:r>
    </w:p>
    <w:p w14:paraId="214520C8" w14:textId="35FB2042" w:rsidR="00DC6B25" w:rsidRDefault="0063795A">
      <w:pPr>
        <w:rPr>
          <w:rFonts w:ascii="Times New Roman" w:hAnsi="Times New Roman" w:cs="Times New Roman"/>
          <w:lang w:val="en-IN"/>
        </w:rPr>
      </w:pPr>
      <w:r w:rsidRPr="00627A62">
        <w:rPr>
          <w:rFonts w:ascii="Times New Roman" w:hAnsi="Times New Roman" w:cs="Times New Roman"/>
          <w:lang w:val="en-IN"/>
        </w:rPr>
        <w:t>You accept and agree that all health, medical, dietary, and lifestyle decisions you make based on information or AI insights obtained from the Platform are your own decisions, made at your sole risk. The Company does not direct or control your health choices. You are encouraged to always seek the advice of qualified healthcare professionals before acting on any health-related information.</w:t>
      </w:r>
    </w:p>
    <w:p w14:paraId="6E9F1372" w14:textId="750203B8" w:rsidR="008E77BC" w:rsidRPr="00DC6B25" w:rsidDel="00DC6B25" w:rsidRDefault="008E77BC" w:rsidP="00DC6B25">
      <w:pPr>
        <w:rPr>
          <w:del w:id="144" w:author="USER" w:date="2026-04-16T14:35:00Z"/>
          <w:rFonts w:ascii="Times New Roman" w:hAnsi="Times New Roman" w:cs="Times New Roman"/>
          <w:b/>
          <w:lang w:val="en-IN"/>
          <w:rPrChange w:id="145" w:author="USER" w:date="2026-04-16T14:34:00Z">
            <w:rPr>
              <w:del w:id="146" w:author="USER" w:date="2026-04-16T14:35:00Z"/>
              <w:rFonts w:ascii="Times New Roman" w:hAnsi="Times New Roman" w:cs="Times New Roman"/>
              <w:lang w:val="en-IN"/>
            </w:rPr>
          </w:rPrChange>
        </w:rPr>
      </w:pPr>
    </w:p>
    <w:p w14:paraId="60883FE9" w14:textId="1538E074" w:rsidR="008E77BC" w:rsidRPr="00627A62" w:rsidDel="00DC6B25" w:rsidRDefault="008E77BC" w:rsidP="0063795A">
      <w:pPr>
        <w:rPr>
          <w:del w:id="147" w:author="USER" w:date="2026-04-16T14:35:00Z"/>
          <w:rFonts w:ascii="Times New Roman" w:hAnsi="Times New Roman" w:cs="Times New Roman"/>
          <w:lang w:val="en-IN"/>
        </w:rPr>
      </w:pPr>
    </w:p>
    <w:p w14:paraId="61517606" w14:textId="3826A8C8" w:rsidR="002B0C6B" w:rsidRPr="00627A62" w:rsidDel="000F7926" w:rsidRDefault="002B0C6B" w:rsidP="00391D41">
      <w:pPr>
        <w:spacing w:before="100" w:beforeAutospacing="1" w:after="100" w:afterAutospacing="1" w:line="276" w:lineRule="auto"/>
        <w:outlineLvl w:val="1"/>
        <w:rPr>
          <w:del w:id="148" w:author="USER" w:date="2026-04-16T15:27:00Z"/>
          <w:rFonts w:ascii="Times New Roman" w:eastAsia="Times New Roman" w:hAnsi="Times New Roman" w:cs="Times New Roman"/>
          <w:b/>
          <w:bCs/>
          <w:color w:val="000000"/>
          <w:kern w:val="0"/>
          <w:lang w:val="en-IN" w:eastAsia="en-GB" w:bidi="hi-IN"/>
          <w14:ligatures w14:val="none"/>
        </w:rPr>
      </w:pPr>
      <w:del w:id="149" w:author="USER" w:date="2026-04-16T15:27:00Z">
        <w:r w:rsidRPr="00627A62" w:rsidDel="000F7926">
          <w:rPr>
            <w:rFonts w:ascii="Times New Roman" w:eastAsia="Times New Roman" w:hAnsi="Times New Roman" w:cs="Times New Roman"/>
            <w:b/>
            <w:bCs/>
            <w:color w:val="000000"/>
            <w:kern w:val="0"/>
            <w:lang w:val="en-IN" w:eastAsia="en-GB" w:bidi="hi-IN"/>
            <w14:ligatures w14:val="none"/>
          </w:rPr>
          <w:delText>Medical Disclaimer</w:delText>
        </w:r>
      </w:del>
    </w:p>
    <w:p w14:paraId="1ED343B2" w14:textId="553EF662" w:rsidR="0024686E" w:rsidRPr="00B01979" w:rsidDel="000F7926" w:rsidRDefault="002B0C6B" w:rsidP="00391D41">
      <w:pPr>
        <w:spacing w:before="100" w:beforeAutospacing="1" w:after="100" w:afterAutospacing="1" w:line="276" w:lineRule="auto"/>
        <w:rPr>
          <w:del w:id="150" w:author="USER" w:date="2026-04-16T15:27:00Z"/>
          <w:rFonts w:ascii="Times New Roman" w:eastAsia="Times New Roman" w:hAnsi="Times New Roman" w:cs="Times New Roman"/>
          <w:iCs/>
          <w:color w:val="000000"/>
          <w:kern w:val="0"/>
          <w:lang w:val="en-IN" w:eastAsia="en-GB" w:bidi="hi-IN"/>
          <w14:ligatures w14:val="none"/>
        </w:rPr>
      </w:pPr>
      <w:del w:id="151" w:author="USER" w:date="2026-04-16T15:27:00Z">
        <w:r w:rsidRPr="00B01979" w:rsidDel="000F7926">
          <w:rPr>
            <w:rFonts w:ascii="Times New Roman" w:eastAsia="Times New Roman" w:hAnsi="Times New Roman" w:cs="Times New Roman"/>
            <w:iCs/>
            <w:color w:val="000000"/>
            <w:kern w:val="0"/>
            <w:lang w:val="en-IN" w:eastAsia="en-GB" w:bidi="hi-IN"/>
            <w14:ligatures w14:val="none"/>
          </w:rPr>
          <w:delText xml:space="preserve">The </w:delText>
        </w:r>
        <w:r w:rsidR="00B01979" w:rsidRPr="00B01979" w:rsidDel="000F7926">
          <w:rPr>
            <w:rFonts w:ascii="Times New Roman" w:eastAsia="Times New Roman" w:hAnsi="Times New Roman" w:cs="Times New Roman"/>
            <w:iCs/>
            <w:color w:val="000000"/>
            <w:kern w:val="0"/>
            <w:lang w:val="en-IN" w:eastAsia="en-GB" w:bidi="hi-IN"/>
            <w14:ligatures w14:val="none"/>
          </w:rPr>
          <w:delText>take. health</w:delText>
        </w:r>
        <w:r w:rsidRPr="00B01979" w:rsidDel="000F7926">
          <w:rPr>
            <w:rFonts w:ascii="Times New Roman" w:eastAsia="Times New Roman" w:hAnsi="Times New Roman" w:cs="Times New Roman"/>
            <w:iCs/>
            <w:color w:val="000000"/>
            <w:kern w:val="0"/>
            <w:lang w:val="en-IN" w:eastAsia="en-GB" w:bidi="hi-IN"/>
            <w14:ligatures w14:val="none"/>
          </w:rPr>
          <w:delText xml:space="preserve"> Platform is a preventive health information and technology tool. It is NOT a hospital, clinic, diagnostic laboratory, or licensed clinical establishment. It is NOT a registered medical device. Its AI systems are NOT licensed Registered Medical Practitioners. Nothing on this Platform constitutes a medical diagnosis, clinical assessment, prescription, or therapeutic intervention. Do not use this Platform in a medical emergency.</w:delText>
        </w:r>
      </w:del>
    </w:p>
    <w:p w14:paraId="67DE28EB" w14:textId="664BF43F" w:rsidR="00C528F0" w:rsidRPr="00627A62" w:rsidDel="0024686E" w:rsidRDefault="00C528F0" w:rsidP="00391D41">
      <w:pPr>
        <w:spacing w:before="100" w:beforeAutospacing="1" w:after="100" w:afterAutospacing="1" w:line="276" w:lineRule="auto"/>
        <w:rPr>
          <w:del w:id="152" w:author="USER" w:date="2026-04-16T14:53:00Z"/>
          <w:rFonts w:ascii="Times New Roman" w:eastAsia="Times New Roman" w:hAnsi="Times New Roman" w:cs="Times New Roman"/>
          <w:color w:val="000000"/>
          <w:kern w:val="0"/>
          <w:lang w:val="en-IN" w:eastAsia="en-GB" w:bidi="hi-IN"/>
          <w14:ligatures w14:val="none"/>
        </w:rPr>
      </w:pPr>
      <w:del w:id="153" w:author="USER" w:date="2026-04-16T14:53:00Z">
        <w:r w:rsidRPr="00627A62" w:rsidDel="0024686E">
          <w:rPr>
            <w:rFonts w:ascii="Times New Roman" w:eastAsia="Times New Roman" w:hAnsi="Times New Roman" w:cs="Times New Roman"/>
            <w:color w:val="000000"/>
            <w:kern w:val="0"/>
            <w:lang w:val="en-IN" w:eastAsia="en-GB" w:bidi="hi-IN"/>
            <w14:ligatures w14:val="none"/>
          </w:rPr>
          <w:delText>You acknowledge and agree:</w:delText>
        </w:r>
      </w:del>
    </w:p>
    <w:p w14:paraId="4E57B95C" w14:textId="6B3F892C" w:rsidR="00C528F0" w:rsidRPr="00627A62" w:rsidDel="0024686E" w:rsidRDefault="002B0C6B" w:rsidP="00391D41">
      <w:pPr>
        <w:pStyle w:val="ListParagraph"/>
        <w:numPr>
          <w:ilvl w:val="0"/>
          <w:numId w:val="28"/>
        </w:numPr>
        <w:spacing w:before="100" w:beforeAutospacing="1" w:after="100" w:afterAutospacing="1" w:line="276" w:lineRule="auto"/>
        <w:rPr>
          <w:del w:id="154" w:author="USER" w:date="2026-04-16T14:53:00Z"/>
          <w:rFonts w:ascii="Times New Roman" w:eastAsia="Times New Roman" w:hAnsi="Times New Roman" w:cs="Times New Roman"/>
          <w:kern w:val="0"/>
          <w:lang w:val="en-IN" w:eastAsia="en-GB" w:bidi="hi-IN"/>
          <w14:ligatures w14:val="none"/>
        </w:rPr>
      </w:pPr>
      <w:del w:id="155" w:author="USER" w:date="2026-04-16T14:53:00Z">
        <w:r w:rsidRPr="00627A62" w:rsidDel="0024686E">
          <w:rPr>
            <w:rFonts w:ascii="Times New Roman" w:eastAsia="Times New Roman" w:hAnsi="Times New Roman" w:cs="Times New Roman"/>
            <w:color w:val="000000"/>
            <w:kern w:val="0"/>
            <w:lang w:val="en-IN" w:eastAsia="en-GB" w:bidi="hi-IN"/>
            <w14:ligatures w14:val="none"/>
          </w:rPr>
          <w:delText>All content, features, and services on this Platform including AI-generated health insights, risk scores, wellness recommendations, and lab report analyses are provided for informational and preventive awareness purposes only. Nothing on this Platform constitutes, or should be construed as, medical advice, clinical diagnosis, medical treatment, or prescription of any kind</w:delText>
        </w:r>
        <w:r w:rsidR="00C528F0" w:rsidRPr="00627A62" w:rsidDel="0024686E">
          <w:rPr>
            <w:rFonts w:ascii="Times New Roman" w:eastAsia="Times New Roman" w:hAnsi="Times New Roman" w:cs="Times New Roman"/>
            <w:color w:val="000000"/>
            <w:kern w:val="0"/>
            <w:lang w:val="en-IN" w:eastAsia="en-GB" w:bidi="hi-IN"/>
            <w14:ligatures w14:val="none"/>
          </w:rPr>
          <w:delText>.</w:delText>
        </w:r>
      </w:del>
    </w:p>
    <w:p w14:paraId="1C43C836" w14:textId="654E3D17" w:rsidR="00C528F0" w:rsidRPr="00627A62" w:rsidDel="0024686E" w:rsidRDefault="002B0C6B" w:rsidP="00391D41">
      <w:pPr>
        <w:pStyle w:val="ListParagraph"/>
        <w:numPr>
          <w:ilvl w:val="0"/>
          <w:numId w:val="28"/>
        </w:numPr>
        <w:spacing w:before="100" w:beforeAutospacing="1" w:after="100" w:afterAutospacing="1" w:line="276" w:lineRule="auto"/>
        <w:rPr>
          <w:del w:id="156" w:author="USER" w:date="2026-04-16T14:53:00Z"/>
          <w:rFonts w:ascii="Times New Roman" w:eastAsia="Times New Roman" w:hAnsi="Times New Roman" w:cs="Times New Roman"/>
          <w:kern w:val="0"/>
          <w:lang w:val="en-IN" w:eastAsia="en-GB" w:bidi="hi-IN"/>
          <w14:ligatures w14:val="none"/>
        </w:rPr>
      </w:pPr>
      <w:del w:id="157" w:author="USER" w:date="2026-04-16T14:53:00Z">
        <w:r w:rsidRPr="00627A62" w:rsidDel="0024686E">
          <w:rPr>
            <w:rFonts w:ascii="Times New Roman" w:eastAsia="Times New Roman" w:hAnsi="Times New Roman" w:cs="Times New Roman"/>
            <w:color w:val="000000"/>
            <w:kern w:val="0"/>
            <w:lang w:val="en-IN" w:eastAsia="en-GB" w:bidi="hi-IN"/>
            <w14:ligatures w14:val="none"/>
          </w:rPr>
          <w:delText>Use of the Platform except where you are actively engaged in a telemedicine consultation with an RMP does NOT create a doctor-patient relationship between you and the Company or any AI system.</w:delText>
        </w:r>
      </w:del>
    </w:p>
    <w:p w14:paraId="7A161C8B" w14:textId="14DB79E9" w:rsidR="00EB4450" w:rsidRPr="00627A62" w:rsidDel="0024686E" w:rsidRDefault="002B0C6B" w:rsidP="00391D41">
      <w:pPr>
        <w:pStyle w:val="ListParagraph"/>
        <w:numPr>
          <w:ilvl w:val="0"/>
          <w:numId w:val="28"/>
        </w:numPr>
        <w:spacing w:before="100" w:beforeAutospacing="1" w:after="100" w:afterAutospacing="1" w:line="276" w:lineRule="auto"/>
        <w:rPr>
          <w:del w:id="158" w:author="USER" w:date="2026-04-16T14:53:00Z"/>
          <w:rFonts w:ascii="Times New Roman" w:eastAsia="Times New Roman" w:hAnsi="Times New Roman" w:cs="Times New Roman"/>
          <w:kern w:val="0"/>
          <w:lang w:val="en-IN" w:eastAsia="en-GB" w:bidi="hi-IN"/>
          <w14:ligatures w14:val="none"/>
        </w:rPr>
      </w:pPr>
      <w:del w:id="159" w:author="USER" w:date="2026-04-16T14:53:00Z">
        <w:r w:rsidRPr="00627A62" w:rsidDel="0024686E">
          <w:rPr>
            <w:rFonts w:ascii="Times New Roman" w:eastAsia="Times New Roman" w:hAnsi="Times New Roman" w:cs="Times New Roman"/>
            <w:color w:val="000000"/>
            <w:kern w:val="0"/>
            <w:lang w:val="en-IN" w:eastAsia="en-GB" w:bidi="hi-IN"/>
            <w14:ligatures w14:val="none"/>
          </w:rPr>
          <w:delText>The Platform's AI systems are analytical tools. They do not examine you, cannot observe your clinical signs, and do not possess clinical judgment. In compliance with the Telemedicine Practice Guidelines 2020, AI systems on this Platform are expressly prohibited from providing clinical counselling or prescribing medicines.</w:delText>
        </w:r>
      </w:del>
    </w:p>
    <w:p w14:paraId="02192D82" w14:textId="27BA0097" w:rsidR="00EB4450" w:rsidRPr="00627A62" w:rsidDel="0024686E" w:rsidRDefault="002B0C6B" w:rsidP="00391D41">
      <w:pPr>
        <w:pStyle w:val="ListParagraph"/>
        <w:numPr>
          <w:ilvl w:val="0"/>
          <w:numId w:val="28"/>
        </w:numPr>
        <w:spacing w:before="100" w:beforeAutospacing="1" w:after="100" w:afterAutospacing="1" w:line="276" w:lineRule="auto"/>
        <w:rPr>
          <w:del w:id="160" w:author="USER" w:date="2026-04-16T14:53:00Z"/>
          <w:rFonts w:ascii="Times New Roman" w:eastAsia="Times New Roman" w:hAnsi="Times New Roman" w:cs="Times New Roman"/>
          <w:kern w:val="0"/>
          <w:lang w:val="en-IN" w:eastAsia="en-GB" w:bidi="hi-IN"/>
          <w14:ligatures w14:val="none"/>
        </w:rPr>
      </w:pPr>
      <w:del w:id="161" w:author="USER" w:date="2026-04-16T14:53:00Z">
        <w:r w:rsidRPr="00627A62" w:rsidDel="0024686E">
          <w:rPr>
            <w:rFonts w:ascii="Times New Roman" w:eastAsia="Times New Roman" w:hAnsi="Times New Roman" w:cs="Times New Roman"/>
            <w:color w:val="000000"/>
            <w:kern w:val="0"/>
            <w:lang w:val="en-IN" w:eastAsia="en-GB" w:bidi="hi-IN"/>
            <w14:ligatures w14:val="none"/>
          </w:rPr>
          <w:delText>You must consult a qualified RMP: before making any change to your medication; if any AI-generated insight suggests a potential health risk; for the diagnosis, treatment, or management of any condition; if you are pregnant, nursing, or have pre-existing medical conditions; and for any health concern you consider serious, persistent, or worsening.</w:delText>
        </w:r>
      </w:del>
    </w:p>
    <w:p w14:paraId="655164FA" w14:textId="3BC3EC45" w:rsidR="00EB4450" w:rsidRPr="00627A62" w:rsidDel="0024686E" w:rsidRDefault="002B0C6B" w:rsidP="00391D41">
      <w:pPr>
        <w:pStyle w:val="ListParagraph"/>
        <w:numPr>
          <w:ilvl w:val="0"/>
          <w:numId w:val="28"/>
        </w:numPr>
        <w:spacing w:before="100" w:beforeAutospacing="1" w:after="100" w:afterAutospacing="1" w:line="276" w:lineRule="auto"/>
        <w:rPr>
          <w:del w:id="162" w:author="USER" w:date="2026-04-16T14:53:00Z"/>
          <w:rFonts w:ascii="Times New Roman" w:eastAsia="Times New Roman" w:hAnsi="Times New Roman" w:cs="Times New Roman"/>
          <w:color w:val="000000"/>
          <w:kern w:val="0"/>
          <w:lang w:val="en-IN" w:eastAsia="en-GB" w:bidi="hi-IN"/>
          <w14:ligatures w14:val="none"/>
        </w:rPr>
      </w:pPr>
      <w:del w:id="163" w:author="USER" w:date="2026-04-16T14:53:00Z">
        <w:r w:rsidRPr="00627A62" w:rsidDel="0024686E">
          <w:rPr>
            <w:rFonts w:ascii="Times New Roman" w:eastAsia="Times New Roman" w:hAnsi="Times New Roman" w:cs="Times New Roman"/>
            <w:color w:val="000000"/>
            <w:kern w:val="0"/>
            <w:lang w:val="en-IN" w:eastAsia="en-GB" w:bidi="hi-IN"/>
            <w14:ligatures w14:val="none"/>
          </w:rPr>
          <w:delText xml:space="preserve">THIS PLATFORM IS NOT AN EMERGENCY MEDICAL SERVICE. </w:delText>
        </w:r>
      </w:del>
    </w:p>
    <w:p w14:paraId="1EFA15ED" w14:textId="644522EF" w:rsidR="002B0C6B" w:rsidRPr="00627A62" w:rsidRDefault="002B0C6B" w:rsidP="00391D41">
      <w:pPr>
        <w:spacing w:before="100" w:beforeAutospacing="1" w:after="100" w:afterAutospacing="1" w:line="276" w:lineRule="auto"/>
        <w:outlineLvl w:val="1"/>
        <w:rPr>
          <w:rFonts w:ascii="Times New Roman" w:eastAsia="Times New Roman" w:hAnsi="Times New Roman" w:cs="Times New Roman"/>
          <w:b/>
          <w:bCs/>
          <w:color w:val="000000"/>
          <w:kern w:val="0"/>
          <w:lang w:val="en-IN" w:eastAsia="en-GB" w:bidi="hi-IN"/>
          <w14:ligatures w14:val="none"/>
        </w:rPr>
      </w:pPr>
      <w:r w:rsidRPr="00627A62">
        <w:rPr>
          <w:rFonts w:ascii="Times New Roman" w:eastAsia="Times New Roman" w:hAnsi="Times New Roman" w:cs="Times New Roman"/>
          <w:b/>
          <w:bCs/>
          <w:color w:val="000000"/>
          <w:kern w:val="0"/>
          <w:lang w:val="en-IN" w:eastAsia="en-GB" w:bidi="hi-IN"/>
          <w14:ligatures w14:val="none"/>
        </w:rPr>
        <w:t>Subscription Plans, Pricing, and Payment</w:t>
      </w:r>
    </w:p>
    <w:p w14:paraId="4586703A" w14:textId="4B5A0EB4" w:rsidR="002B0C6B" w:rsidRPr="00627A62" w:rsidRDefault="002B0C6B"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The Platform may offer a combination of free access features and paid Subscription Plans. Specific features, pricing, and plan structures are described on the Platform's pricing page and are subject to change with advance notice.</w:t>
      </w:r>
    </w:p>
    <w:p w14:paraId="0A07E1FA" w14:textId="77777777" w:rsidR="002B0C6B" w:rsidRPr="00627A62" w:rsidRDefault="002B0C6B"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Paid Subscription Plans grant Users access to premium features for the duration of the subscribed period. By purchasing a Subscription Plan, you agree to:</w:t>
      </w:r>
    </w:p>
    <w:p w14:paraId="6B74F36F" w14:textId="77777777" w:rsidR="002B0C6B" w:rsidRPr="00627A62" w:rsidRDefault="002B0C6B" w:rsidP="00391D41">
      <w:pPr>
        <w:numPr>
          <w:ilvl w:val="0"/>
          <w:numId w:val="17"/>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Pay the subscription fee in full at the commencement of each billing period</w:t>
      </w:r>
    </w:p>
    <w:p w14:paraId="00ABCB56" w14:textId="77777777" w:rsidR="002B0C6B" w:rsidRPr="00627A62" w:rsidRDefault="002B0C6B" w:rsidP="00391D41">
      <w:pPr>
        <w:numPr>
          <w:ilvl w:val="0"/>
          <w:numId w:val="17"/>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The automatic renewal terms applicable to your selected plan</w:t>
      </w:r>
    </w:p>
    <w:p w14:paraId="59A445D5" w14:textId="7C5D1811" w:rsidR="002B0C6B" w:rsidRDefault="002B0C6B" w:rsidP="00391D41">
      <w:pPr>
        <w:numPr>
          <w:ilvl w:val="0"/>
          <w:numId w:val="17"/>
        </w:numPr>
        <w:spacing w:before="100" w:beforeAutospacing="1" w:after="100" w:afterAutospacing="1" w:line="276" w:lineRule="auto"/>
        <w:rPr>
          <w:ins w:id="164" w:author="USER" w:date="2026-04-16T15:27:00Z"/>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Provide accurate payment information and authorise the Company to charge the applicable fees</w:t>
      </w:r>
    </w:p>
    <w:p w14:paraId="1A714701" w14:textId="06BDC177" w:rsidR="000F7926" w:rsidRPr="00627A62" w:rsidDel="000F7926" w:rsidRDefault="000F7926">
      <w:pPr>
        <w:spacing w:before="100" w:beforeAutospacing="1" w:after="100" w:afterAutospacing="1" w:line="276" w:lineRule="auto"/>
        <w:ind w:left="720"/>
        <w:rPr>
          <w:del w:id="165" w:author="USER" w:date="2026-04-16T15:27:00Z"/>
          <w:rFonts w:ascii="Times New Roman" w:eastAsia="Times New Roman" w:hAnsi="Times New Roman" w:cs="Times New Roman"/>
          <w:color w:val="000000"/>
          <w:kern w:val="0"/>
          <w:lang w:val="en-IN" w:eastAsia="en-GB" w:bidi="hi-IN"/>
          <w14:ligatures w14:val="none"/>
        </w:rPr>
        <w:pPrChange w:id="166" w:author="USER" w:date="2026-04-16T15:27:00Z">
          <w:pPr>
            <w:numPr>
              <w:numId w:val="17"/>
            </w:numPr>
            <w:tabs>
              <w:tab w:val="num" w:pos="720"/>
            </w:tabs>
            <w:spacing w:before="100" w:beforeAutospacing="1" w:after="100" w:afterAutospacing="1" w:line="276" w:lineRule="auto"/>
            <w:ind w:left="720" w:hanging="360"/>
          </w:pPr>
        </w:pPrChange>
      </w:pPr>
    </w:p>
    <w:p w14:paraId="0E17E0F0" w14:textId="01F703E5" w:rsidR="002B0C6B" w:rsidRPr="00627A62" w:rsidDel="000F7926" w:rsidRDefault="002B0C6B" w:rsidP="00391D41">
      <w:pPr>
        <w:numPr>
          <w:ilvl w:val="0"/>
          <w:numId w:val="17"/>
        </w:numPr>
        <w:spacing w:before="100" w:beforeAutospacing="1" w:after="100" w:afterAutospacing="1" w:line="276" w:lineRule="auto"/>
        <w:rPr>
          <w:del w:id="167" w:author="USER" w:date="2026-04-16T15:27:00Z"/>
          <w:rFonts w:ascii="Times New Roman" w:eastAsia="Times New Roman" w:hAnsi="Times New Roman" w:cs="Times New Roman"/>
          <w:color w:val="000000"/>
          <w:kern w:val="0"/>
          <w:lang w:val="en-IN" w:eastAsia="en-GB" w:bidi="hi-IN"/>
          <w14:ligatures w14:val="none"/>
        </w:rPr>
      </w:pPr>
      <w:del w:id="168" w:author="USER" w:date="2026-04-16T15:27:00Z">
        <w:r w:rsidRPr="00627A62" w:rsidDel="000F7926">
          <w:rPr>
            <w:rFonts w:ascii="Times New Roman" w:eastAsia="Times New Roman" w:hAnsi="Times New Roman" w:cs="Times New Roman"/>
            <w:color w:val="000000"/>
            <w:kern w:val="0"/>
            <w:lang w:val="en-IN" w:eastAsia="en-GB" w:bidi="hi-IN"/>
            <w14:ligatures w14:val="none"/>
          </w:rPr>
          <w:delText>Receiving a pre-debit notification at least 24 hours before any auto-renewal charge, in compliance with the Reserve Bank of India's e-mandate regulations for recurring transactions</w:delText>
        </w:r>
      </w:del>
    </w:p>
    <w:p w14:paraId="0688096D" w14:textId="6449D61B" w:rsidR="002B0C6B" w:rsidRPr="00627A62" w:rsidRDefault="002B0C6B"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 xml:space="preserve">All payment processing is handled by third-party PCI-DSS compliant payment gateway service providers. The Company does not store your full credit or debit card details on its servers. By making a payment, you agree to the terms and privacy policy of the applicable payment gateway. In the event of a payment dispute, you should first contact us at </w:t>
      </w:r>
      <w:r w:rsidR="008E77BC">
        <w:rPr>
          <w:rFonts w:ascii="Times New Roman" w:eastAsia="Times New Roman" w:hAnsi="Times New Roman" w:cs="Times New Roman"/>
          <w:color w:val="000000"/>
          <w:kern w:val="0"/>
          <w:lang w:val="en-IN" w:eastAsia="en-GB" w:bidi="hi-IN"/>
          <w14:ligatures w14:val="none"/>
        </w:rPr>
        <w:t>support@takesolutions.com</w:t>
      </w:r>
      <w:r w:rsidRPr="00627A62">
        <w:rPr>
          <w:rFonts w:ascii="Times New Roman" w:eastAsia="Times New Roman" w:hAnsi="Times New Roman" w:cs="Times New Roman"/>
          <w:color w:val="000000"/>
          <w:kern w:val="0"/>
          <w:lang w:val="en-IN" w:eastAsia="en-GB" w:bidi="hi-IN"/>
          <w14:ligatures w14:val="none"/>
        </w:rPr>
        <w:t xml:space="preserve"> before initiating a chargeback, as most disputes can be resolved expeditiously through our grievance process.</w:t>
      </w:r>
    </w:p>
    <w:p w14:paraId="086EF736" w14:textId="77777777" w:rsidR="002B0C6B" w:rsidRPr="00627A62" w:rsidRDefault="002B0C6B"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All subscription fees displayed on the Platform are inclusive of applicable Goods and Services Tax (GST) unless expressly stated otherwise. International users are solely responsible for any customs duties, import taxes, or other levies applicable in their jurisdiction.</w:t>
      </w:r>
    </w:p>
    <w:p w14:paraId="5B01C67C" w14:textId="77777777" w:rsidR="002B0C6B" w:rsidRPr="00627A62" w:rsidRDefault="002B0C6B"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The Company reserves the right to modify Subscription Plan pricing. If pricing changes affect your active subscription, you will be notified by email at least 30 days before the change takes effect. Continued use of the Subscription after the new pricing takes effect constitutes your acceptance of the revised fee.</w:t>
      </w:r>
    </w:p>
    <w:p w14:paraId="218273F8" w14:textId="77777777" w:rsidR="002B0C6B" w:rsidRPr="00627A62" w:rsidRDefault="002B0C6B"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You may cancel your Subscription at any time through your Account settings. Cancellation takes effect at the end of the current billing period. The Company's refund policy is:</w:t>
      </w:r>
    </w:p>
    <w:p w14:paraId="24A7BD26" w14:textId="12F20B1E" w:rsidR="002B0C6B" w:rsidRPr="00627A62" w:rsidRDefault="002B0C6B" w:rsidP="00391D41">
      <w:pPr>
        <w:numPr>
          <w:ilvl w:val="0"/>
          <w:numId w:val="18"/>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 xml:space="preserve">Subscriptions cancelled within 7 days of initial purchase and before any significant use of premium features may be eligible for a full refund upon request to </w:t>
      </w:r>
      <w:r w:rsidR="008E77BC">
        <w:rPr>
          <w:rFonts w:ascii="Times New Roman" w:eastAsia="Times New Roman" w:hAnsi="Times New Roman" w:cs="Times New Roman"/>
          <w:color w:val="000000"/>
          <w:kern w:val="0"/>
          <w:lang w:val="en-IN" w:eastAsia="en-GB" w:bidi="hi-IN"/>
          <w14:ligatures w14:val="none"/>
        </w:rPr>
        <w:t>support@takesolutions.com</w:t>
      </w:r>
    </w:p>
    <w:p w14:paraId="52101C4B" w14:textId="6AA12DED" w:rsidR="002B0C6B" w:rsidRPr="00627A62" w:rsidRDefault="002B0C6B" w:rsidP="00391D41">
      <w:pPr>
        <w:numPr>
          <w:ilvl w:val="0"/>
          <w:numId w:val="18"/>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No refunds are provided for partial billing periods or for cancellations made after the initial 7-day window, except where required by applicable law</w:t>
      </w:r>
      <w:r w:rsidR="008E77BC">
        <w:rPr>
          <w:rFonts w:ascii="Times New Roman" w:eastAsia="Times New Roman" w:hAnsi="Times New Roman" w:cs="Times New Roman"/>
          <w:color w:val="000000"/>
          <w:kern w:val="0"/>
          <w:lang w:val="en-IN" w:eastAsia="en-GB" w:bidi="hi-IN"/>
          <w14:ligatures w14:val="none"/>
        </w:rPr>
        <w:t>.</w:t>
      </w:r>
    </w:p>
    <w:p w14:paraId="4F1A39A5" w14:textId="77777777" w:rsidR="002B0C6B" w:rsidRPr="00627A62" w:rsidRDefault="002B0C6B" w:rsidP="00391D41">
      <w:pPr>
        <w:numPr>
          <w:ilvl w:val="0"/>
          <w:numId w:val="18"/>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Refunds will be processed to the original payment method within 10 business days of approval</w:t>
      </w:r>
    </w:p>
    <w:p w14:paraId="3C2244F6" w14:textId="0AE60548" w:rsidR="002B0C6B" w:rsidRDefault="002B0C6B" w:rsidP="00391D41">
      <w:pPr>
        <w:numPr>
          <w:ilvl w:val="0"/>
          <w:numId w:val="18"/>
        </w:numPr>
        <w:spacing w:before="100" w:beforeAutospacing="1" w:after="100" w:afterAutospacing="1" w:line="276" w:lineRule="auto"/>
        <w:rPr>
          <w:ins w:id="169" w:author="USER" w:date="2026-04-16T14:53:00Z"/>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Consumer rights under the Consumer Protection Act 2019 are preserved in all circumstances</w:t>
      </w:r>
    </w:p>
    <w:p w14:paraId="35656051" w14:textId="7876449D" w:rsidR="0024686E" w:rsidRPr="00627A62" w:rsidRDefault="0024686E">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Change w:id="170" w:author="USER" w:date="2026-04-16T14:53:00Z">
          <w:pPr>
            <w:numPr>
              <w:numId w:val="18"/>
            </w:numPr>
            <w:tabs>
              <w:tab w:val="num" w:pos="720"/>
            </w:tabs>
            <w:spacing w:before="100" w:beforeAutospacing="1" w:after="100" w:afterAutospacing="1" w:line="276" w:lineRule="auto"/>
            <w:ind w:left="720" w:hanging="360"/>
          </w:pPr>
        </w:pPrChange>
      </w:pPr>
      <w:ins w:id="171" w:author="USER" w:date="2026-04-16T14:53:00Z">
        <w:r w:rsidRPr="0024686E">
          <w:rPr>
            <w:rFonts w:ascii="Times New Roman" w:eastAsia="Times New Roman" w:hAnsi="Times New Roman" w:cs="Times New Roman"/>
            <w:color w:val="000000"/>
            <w:kern w:val="0"/>
            <w:lang w:val="en-IN" w:eastAsia="en-GB" w:bidi="hi-IN"/>
            <w14:ligatures w14:val="none"/>
          </w:rPr>
          <w:t>For purchases made through the Marketplace, payment obligations are between the User and the respective vendor, unless expressly stated otherwise by the Company.</w:t>
        </w:r>
      </w:ins>
    </w:p>
    <w:p w14:paraId="19AC417C" w14:textId="3DF1742A" w:rsidR="002B0C6B" w:rsidRPr="00627A62" w:rsidRDefault="002B0C6B" w:rsidP="00391D41">
      <w:pPr>
        <w:spacing w:before="100" w:beforeAutospacing="1" w:after="100" w:afterAutospacing="1" w:line="276" w:lineRule="auto"/>
        <w:outlineLvl w:val="1"/>
        <w:rPr>
          <w:rFonts w:ascii="Times New Roman" w:eastAsia="Times New Roman" w:hAnsi="Times New Roman" w:cs="Times New Roman"/>
          <w:b/>
          <w:bCs/>
          <w:color w:val="000000"/>
          <w:kern w:val="0"/>
          <w:lang w:val="en-IN" w:eastAsia="en-GB" w:bidi="hi-IN"/>
          <w14:ligatures w14:val="none"/>
        </w:rPr>
      </w:pPr>
      <w:r w:rsidRPr="00627A62">
        <w:rPr>
          <w:rFonts w:ascii="Times New Roman" w:eastAsia="Times New Roman" w:hAnsi="Times New Roman" w:cs="Times New Roman"/>
          <w:b/>
          <w:bCs/>
          <w:color w:val="000000"/>
          <w:kern w:val="0"/>
          <w:lang w:val="en-IN" w:eastAsia="en-GB" w:bidi="hi-IN"/>
          <w14:ligatures w14:val="none"/>
        </w:rPr>
        <w:t>User Content and Data</w:t>
      </w:r>
    </w:p>
    <w:p w14:paraId="044666FB" w14:textId="58A27AB0" w:rsidR="0024686E" w:rsidRDefault="0024686E" w:rsidP="00391D41">
      <w:pPr>
        <w:spacing w:before="100" w:beforeAutospacing="1" w:after="100" w:afterAutospacing="1" w:line="276" w:lineRule="auto"/>
        <w:rPr>
          <w:ins w:id="172" w:author="USER" w:date="2026-04-16T14:54:00Z"/>
          <w:rFonts w:ascii="Times New Roman" w:eastAsia="Times New Roman" w:hAnsi="Times New Roman" w:cs="Times New Roman"/>
          <w:color w:val="000000"/>
          <w:kern w:val="0"/>
          <w:lang w:val="en-IN" w:eastAsia="en-GB" w:bidi="hi-IN"/>
          <w14:ligatures w14:val="none"/>
        </w:rPr>
      </w:pPr>
      <w:ins w:id="173" w:author="USER" w:date="2026-04-16T14:54:00Z">
        <w:r w:rsidRPr="0024686E">
          <w:rPr>
            <w:rFonts w:ascii="Times New Roman" w:eastAsia="Times New Roman" w:hAnsi="Times New Roman" w:cs="Times New Roman"/>
            <w:color w:val="000000"/>
            <w:kern w:val="0"/>
            <w:lang w:val="en-IN" w:eastAsia="en-GB" w:bidi="hi-IN"/>
            <w14:ligatures w14:val="none"/>
          </w:rPr>
          <w:lastRenderedPageBreak/>
          <w:t>The Company reserves the right, at its sole discretion, to remove, restrict, or disable access to any User Content that it deems to be in violation of this Agreement or applicable law.</w:t>
        </w:r>
      </w:ins>
    </w:p>
    <w:p w14:paraId="6E8F4A28" w14:textId="6C333A09" w:rsidR="002B0C6B" w:rsidRPr="00627A62" w:rsidRDefault="002B0C6B"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You retain full ownership of all Health Data and User Content you submit to the Platform. The Company does not claim ownership of your personal health information.</w:t>
      </w:r>
    </w:p>
    <w:p w14:paraId="11146A37" w14:textId="77777777" w:rsidR="002B0C6B" w:rsidRPr="00627A62" w:rsidRDefault="002B0C6B"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By submitting User Content to the Platform, you grant the Company a limited, non-exclusive, non-transferable licence to process, store, and use your User Content solely for the purpose of delivering the Services to you, as described in this Agreement. This licence terminates upon deletion of your data in accordance with Part III of this Document.</w:t>
      </w:r>
    </w:p>
    <w:p w14:paraId="1E9283A3" w14:textId="77777777" w:rsidR="002B0C6B" w:rsidRPr="00627A62" w:rsidRDefault="002B0C6B"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Your health data constitutes SPDI under the IT (SPDI) Rules, 2011 and personal data under the DPDPA 2023. By uploading health data, you explicitly consent to the Company processing such data for the purposes described in this Agreement. You may withdraw consent at any time, subject to the data retention obligations in Part III.</w:t>
      </w:r>
    </w:p>
    <w:p w14:paraId="634EF108" w14:textId="7DBE1941" w:rsidR="002B0C6B" w:rsidRPr="00627A62" w:rsidDel="000F7926" w:rsidRDefault="002B0C6B" w:rsidP="00391D41">
      <w:pPr>
        <w:spacing w:before="100" w:beforeAutospacing="1" w:after="100" w:afterAutospacing="1" w:line="276" w:lineRule="auto"/>
        <w:rPr>
          <w:del w:id="174" w:author="USER" w:date="2026-04-16T15:27:00Z"/>
          <w:rFonts w:ascii="Times New Roman" w:eastAsia="Times New Roman" w:hAnsi="Times New Roman" w:cs="Times New Roman"/>
          <w:color w:val="000000"/>
          <w:kern w:val="0"/>
          <w:lang w:val="en-IN" w:eastAsia="en-GB" w:bidi="hi-IN"/>
          <w14:ligatures w14:val="none"/>
        </w:rPr>
      </w:pPr>
      <w:del w:id="175" w:author="USER" w:date="2026-04-16T15:27:00Z">
        <w:r w:rsidRPr="00627A62" w:rsidDel="000F7926">
          <w:rPr>
            <w:rFonts w:ascii="Times New Roman" w:eastAsia="Times New Roman" w:hAnsi="Times New Roman" w:cs="Times New Roman"/>
            <w:color w:val="000000"/>
            <w:kern w:val="0"/>
            <w:lang w:val="en-IN" w:eastAsia="en-GB" w:bidi="hi-IN"/>
            <w14:ligatures w14:val="none"/>
          </w:rPr>
          <w:delText>The Company implements industry-standard technical and organisational security measures to protect your Health Data, including encryption at rest and in transit, access controls, multi-factor authentication, and regular security audits. In the event of a personal data breach affecting your health data, the Company will notify the Data Protection Board of India and affected Users in compliance with the DPDPA 2023 and CERT-In Directions 2022.</w:delText>
        </w:r>
      </w:del>
    </w:p>
    <w:p w14:paraId="1721ACF9" w14:textId="7302475F" w:rsidR="002B0C6B" w:rsidRPr="00627A62" w:rsidRDefault="002B0C6B" w:rsidP="00391D41">
      <w:pPr>
        <w:spacing w:before="100" w:beforeAutospacing="1" w:after="100" w:afterAutospacing="1" w:line="276" w:lineRule="auto"/>
        <w:outlineLvl w:val="1"/>
        <w:rPr>
          <w:rFonts w:ascii="Times New Roman" w:eastAsia="Times New Roman" w:hAnsi="Times New Roman" w:cs="Times New Roman"/>
          <w:b/>
          <w:bCs/>
          <w:color w:val="000000"/>
          <w:kern w:val="0"/>
          <w:lang w:val="en-IN" w:eastAsia="en-GB" w:bidi="hi-IN"/>
          <w14:ligatures w14:val="none"/>
        </w:rPr>
      </w:pPr>
      <w:r w:rsidRPr="00627A62">
        <w:rPr>
          <w:rFonts w:ascii="Times New Roman" w:eastAsia="Times New Roman" w:hAnsi="Times New Roman" w:cs="Times New Roman"/>
          <w:b/>
          <w:bCs/>
          <w:color w:val="000000"/>
          <w:kern w:val="0"/>
          <w:lang w:val="en-IN" w:eastAsia="en-GB" w:bidi="hi-IN"/>
          <w14:ligatures w14:val="none"/>
        </w:rPr>
        <w:t>Intellectual Property</w:t>
      </w:r>
    </w:p>
    <w:p w14:paraId="6A695A02" w14:textId="16D440ED" w:rsidR="006B5C08" w:rsidRPr="00627A62" w:rsidRDefault="006B5C08" w:rsidP="006B5C08">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B5C08">
        <w:rPr>
          <w:rFonts w:ascii="Times New Roman" w:eastAsia="Times New Roman" w:hAnsi="Times New Roman" w:cs="Times New Roman"/>
          <w:color w:val="000000"/>
          <w:kern w:val="0"/>
          <w:lang w:val="en-IN" w:eastAsia="en-GB" w:bidi="hi-IN"/>
          <w14:ligatures w14:val="none"/>
        </w:rPr>
        <w:t xml:space="preserve">All intellectual property in the Platform including the take.health brand, software, AI models and algorithms, databases, Platform architecture, UI/UX designs, content, AI Outputs, and all other proprietary technology </w:t>
      </w:r>
      <w:r w:rsidRPr="00627A62">
        <w:rPr>
          <w:rFonts w:ascii="Times New Roman" w:eastAsia="Times New Roman" w:hAnsi="Times New Roman" w:cs="Times New Roman"/>
          <w:color w:val="000000"/>
          <w:kern w:val="0"/>
          <w:lang w:val="en-IN" w:eastAsia="en-GB" w:bidi="hi-IN"/>
          <w14:ligatures w14:val="none"/>
        </w:rPr>
        <w:t xml:space="preserve">etc. </w:t>
      </w:r>
      <w:r w:rsidRPr="006B5C08">
        <w:rPr>
          <w:rFonts w:ascii="Times New Roman" w:eastAsia="Times New Roman" w:hAnsi="Times New Roman" w:cs="Times New Roman"/>
          <w:color w:val="000000"/>
          <w:kern w:val="0"/>
          <w:lang w:val="en-IN" w:eastAsia="en-GB" w:bidi="hi-IN"/>
          <w14:ligatures w14:val="none"/>
        </w:rPr>
        <w:t>is owned by or licensed to TAKE Solutions Limited and is protected under the Copyright Act 1957, the Trade Marks Act 1999, the Patents Act 1970, and the Information Technology Act 2000. Nothing in this Agreement transfers any intellectual property rights to you.</w:t>
      </w:r>
    </w:p>
    <w:p w14:paraId="569EDBFA" w14:textId="77777777" w:rsidR="006B5C08" w:rsidRPr="006B5C08" w:rsidRDefault="006B5C08" w:rsidP="006B5C08">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B5C08">
        <w:rPr>
          <w:rFonts w:ascii="Times New Roman" w:eastAsia="Times New Roman" w:hAnsi="Times New Roman" w:cs="Times New Roman"/>
          <w:color w:val="000000"/>
          <w:kern w:val="0"/>
          <w:lang w:val="en-IN" w:eastAsia="en-GB" w:bidi="hi-IN"/>
          <w14:ligatures w14:val="none"/>
        </w:rPr>
        <w:t>All AI Outputs generated by the Platform are the proprietary output of the Company's technology. Users are granted a limited, personal, non-commercial, non-transferable licence to view and use AI Outputs solely for their own personal health and wellness purposes. AI Outputs may not be reproduced, republished, redistributed, used for commercial purposes, or misrepresented as independent clinical findings or physician opinions.</w:t>
      </w:r>
    </w:p>
    <w:p w14:paraId="0838BB31" w14:textId="66B476F8" w:rsidR="006B5C08" w:rsidRPr="006B5C08" w:rsidRDefault="006B5C08" w:rsidP="006B5C08">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B5C08">
        <w:rPr>
          <w:rFonts w:ascii="Times New Roman" w:eastAsia="Times New Roman" w:hAnsi="Times New Roman" w:cs="Times New Roman"/>
          <w:color w:val="000000"/>
          <w:kern w:val="0"/>
          <w:lang w:val="en-IN" w:eastAsia="en-GB" w:bidi="hi-IN"/>
          <w14:ligatures w14:val="none"/>
        </w:rPr>
        <w:t xml:space="preserve">As between you and the Company, you own your User-Generated Content. You grant the Company a limited licence to process your UGC for service delivery purposes as detailed </w:t>
      </w:r>
      <w:proofErr w:type="gramStart"/>
      <w:r w:rsidRPr="006B5C08">
        <w:rPr>
          <w:rFonts w:ascii="Times New Roman" w:eastAsia="Times New Roman" w:hAnsi="Times New Roman" w:cs="Times New Roman"/>
          <w:color w:val="000000"/>
          <w:kern w:val="0"/>
          <w:lang w:val="en-IN" w:eastAsia="en-GB" w:bidi="hi-IN"/>
          <w14:ligatures w14:val="none"/>
        </w:rPr>
        <w:t>in  this</w:t>
      </w:r>
      <w:proofErr w:type="gramEnd"/>
      <w:r w:rsidRPr="006B5C08">
        <w:rPr>
          <w:rFonts w:ascii="Times New Roman" w:eastAsia="Times New Roman" w:hAnsi="Times New Roman" w:cs="Times New Roman"/>
          <w:color w:val="000000"/>
          <w:kern w:val="0"/>
          <w:lang w:val="en-IN" w:eastAsia="en-GB" w:bidi="hi-IN"/>
          <w14:ligatures w14:val="none"/>
        </w:rPr>
        <w:t xml:space="preserve"> Document. You represent and warrant that you have all rights necessary to submit your UGC and that doing so does not infringe any third party's rights.</w:t>
      </w:r>
    </w:p>
    <w:p w14:paraId="15D50AEC" w14:textId="016F8943" w:rsidR="006B5C08" w:rsidRPr="006B5C08" w:rsidRDefault="006B5C08" w:rsidP="006B5C08">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 xml:space="preserve">The full Intellectual Property &amp; User-Generated Content Policy including a complete description of Company IP ownership, AI Output rights, UGC licence terms, moral rights, IP infringement takedown procedures, and content removal processes is set out in this Master Policy Document. </w:t>
      </w:r>
    </w:p>
    <w:p w14:paraId="4C9059AE" w14:textId="77777777" w:rsidR="002B0C6B" w:rsidRPr="00627A62" w:rsidRDefault="002B0C6B"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You may not:</w:t>
      </w:r>
    </w:p>
    <w:p w14:paraId="58CD523C" w14:textId="77777777" w:rsidR="002B0C6B" w:rsidRPr="00627A62" w:rsidRDefault="002B0C6B" w:rsidP="00391D41">
      <w:pPr>
        <w:numPr>
          <w:ilvl w:val="0"/>
          <w:numId w:val="19"/>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Copy, reproduce, distribute, modify, create derivative works from, publicly display, or exploit any Platform content or technology without prior written consent from the Company</w:t>
      </w:r>
    </w:p>
    <w:p w14:paraId="57D8A275" w14:textId="77777777" w:rsidR="002B0C6B" w:rsidRPr="00627A62" w:rsidRDefault="002B0C6B" w:rsidP="00391D41">
      <w:pPr>
        <w:numPr>
          <w:ilvl w:val="0"/>
          <w:numId w:val="19"/>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Use any of the Company's trademarks, trade names, or logos without prior written authorisation</w:t>
      </w:r>
    </w:p>
    <w:p w14:paraId="2CDD5A77" w14:textId="77777777" w:rsidR="002B0C6B" w:rsidRPr="00627A62" w:rsidRDefault="002B0C6B" w:rsidP="00391D41">
      <w:pPr>
        <w:numPr>
          <w:ilvl w:val="0"/>
          <w:numId w:val="19"/>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Attempt to reverse-engineer or derive the source code of any software or AI model forming part of the Platform</w:t>
      </w:r>
    </w:p>
    <w:p w14:paraId="4D502E04" w14:textId="77777777" w:rsidR="002B0C6B" w:rsidRPr="00627A62" w:rsidRDefault="002B0C6B"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lastRenderedPageBreak/>
        <w:t>As between you and the Company, you own your User Content. However, you represent and warrant that you have all necessary rights to submit your User Content to the Platform and that doing so does not infringe any third party's rights.</w:t>
      </w:r>
    </w:p>
    <w:p w14:paraId="23CC2CE1" w14:textId="58B14E8F" w:rsidR="002B0C6B" w:rsidRPr="00627A62" w:rsidDel="00F33787" w:rsidRDefault="002B0C6B" w:rsidP="00391D41">
      <w:pPr>
        <w:spacing w:before="100" w:beforeAutospacing="1" w:after="100" w:afterAutospacing="1" w:line="276" w:lineRule="auto"/>
        <w:outlineLvl w:val="1"/>
        <w:rPr>
          <w:del w:id="176" w:author="USER" w:date="2026-04-16T15:28:00Z"/>
          <w:rFonts w:ascii="Times New Roman" w:eastAsia="Times New Roman" w:hAnsi="Times New Roman" w:cs="Times New Roman"/>
          <w:b/>
          <w:bCs/>
          <w:color w:val="000000"/>
          <w:kern w:val="0"/>
          <w:lang w:val="en-IN" w:eastAsia="en-GB" w:bidi="hi-IN"/>
          <w14:ligatures w14:val="none"/>
        </w:rPr>
      </w:pPr>
      <w:del w:id="177" w:author="USER" w:date="2026-04-16T15:28:00Z">
        <w:r w:rsidRPr="00627A62" w:rsidDel="00F33787">
          <w:rPr>
            <w:rFonts w:ascii="Times New Roman" w:eastAsia="Times New Roman" w:hAnsi="Times New Roman" w:cs="Times New Roman"/>
            <w:b/>
            <w:bCs/>
            <w:color w:val="000000"/>
            <w:kern w:val="0"/>
            <w:lang w:val="en-IN" w:eastAsia="en-GB" w:bidi="hi-IN"/>
            <w14:ligatures w14:val="none"/>
          </w:rPr>
          <w:delText>Privacy and Data Protection</w:delText>
        </w:r>
      </w:del>
    </w:p>
    <w:p w14:paraId="6AE282DC" w14:textId="251FA030" w:rsidR="002B0C6B" w:rsidRPr="00627A62" w:rsidDel="00F33787" w:rsidRDefault="002B0C6B">
      <w:pPr>
        <w:spacing w:before="100" w:beforeAutospacing="1" w:after="100" w:afterAutospacing="1" w:line="276" w:lineRule="auto"/>
        <w:rPr>
          <w:del w:id="178" w:author="USER" w:date="2026-04-16T15:28:00Z"/>
          <w:rFonts w:ascii="Times New Roman" w:eastAsia="Times New Roman" w:hAnsi="Times New Roman" w:cs="Times New Roman"/>
          <w:color w:val="000000"/>
          <w:kern w:val="0"/>
          <w:lang w:val="en-IN" w:eastAsia="en-GB" w:bidi="hi-IN"/>
          <w14:ligatures w14:val="none"/>
        </w:rPr>
      </w:pPr>
      <w:del w:id="179" w:author="USER" w:date="2026-04-16T15:28:00Z">
        <w:r w:rsidRPr="00627A62" w:rsidDel="00F33787">
          <w:rPr>
            <w:rFonts w:ascii="Times New Roman" w:eastAsia="Times New Roman" w:hAnsi="Times New Roman" w:cs="Times New Roman"/>
            <w:color w:val="000000"/>
            <w:kern w:val="0"/>
            <w:lang w:val="en-IN" w:eastAsia="en-GB" w:bidi="hi-IN"/>
            <w14:ligatures w14:val="none"/>
          </w:rPr>
          <w:delText>The Company processes your personal data in accordance with the DPDPA 2023, the DPDP Rules 2025, the IT (SPDI) Rules 2011, and all other applicable data protection law. A full description of:</w:delText>
        </w:r>
      </w:del>
    </w:p>
    <w:p w14:paraId="0EC32AEF" w14:textId="35D1B677" w:rsidR="002B0C6B" w:rsidRPr="00627A62" w:rsidDel="00F33787" w:rsidRDefault="002B0C6B">
      <w:pPr>
        <w:spacing w:before="100" w:beforeAutospacing="1" w:after="100" w:afterAutospacing="1" w:line="276" w:lineRule="auto"/>
        <w:rPr>
          <w:del w:id="180" w:author="USER" w:date="2026-04-16T15:28:00Z"/>
          <w:rFonts w:ascii="Times New Roman" w:eastAsia="Times New Roman" w:hAnsi="Times New Roman" w:cs="Times New Roman"/>
          <w:color w:val="000000"/>
          <w:kern w:val="0"/>
          <w:lang w:val="en-IN" w:eastAsia="en-GB" w:bidi="hi-IN"/>
          <w14:ligatures w14:val="none"/>
        </w:rPr>
        <w:pPrChange w:id="181" w:author="USER" w:date="2026-04-16T15:28:00Z">
          <w:pPr>
            <w:numPr>
              <w:numId w:val="20"/>
            </w:numPr>
            <w:tabs>
              <w:tab w:val="num" w:pos="720"/>
            </w:tabs>
            <w:spacing w:before="100" w:beforeAutospacing="1" w:after="100" w:afterAutospacing="1" w:line="276" w:lineRule="auto"/>
            <w:ind w:left="720" w:hanging="360"/>
          </w:pPr>
        </w:pPrChange>
      </w:pPr>
      <w:del w:id="182" w:author="USER" w:date="2026-04-16T15:28:00Z">
        <w:r w:rsidRPr="00627A62" w:rsidDel="00F33787">
          <w:rPr>
            <w:rFonts w:ascii="Times New Roman" w:eastAsia="Times New Roman" w:hAnsi="Times New Roman" w:cs="Times New Roman"/>
            <w:color w:val="000000"/>
            <w:kern w:val="0"/>
            <w:lang w:val="en-IN" w:eastAsia="en-GB" w:bidi="hi-IN"/>
            <w14:ligatures w14:val="none"/>
          </w:rPr>
          <w:delText>What data we collect and why is set out in our Privacy Policy, available on the Platform</w:delText>
        </w:r>
      </w:del>
    </w:p>
    <w:p w14:paraId="7052D3C9" w14:textId="4951B0F9" w:rsidR="002B0C6B" w:rsidRPr="00627A62" w:rsidDel="00F33787" w:rsidRDefault="002B0C6B">
      <w:pPr>
        <w:spacing w:before="100" w:beforeAutospacing="1" w:after="100" w:afterAutospacing="1" w:line="276" w:lineRule="auto"/>
        <w:rPr>
          <w:del w:id="183" w:author="USER" w:date="2026-04-16T15:28:00Z"/>
          <w:rFonts w:ascii="Times New Roman" w:eastAsia="Times New Roman" w:hAnsi="Times New Roman" w:cs="Times New Roman"/>
          <w:color w:val="000000"/>
          <w:kern w:val="0"/>
          <w:lang w:val="en-IN" w:eastAsia="en-GB" w:bidi="hi-IN"/>
          <w14:ligatures w14:val="none"/>
        </w:rPr>
        <w:pPrChange w:id="184" w:author="USER" w:date="2026-04-16T15:28:00Z">
          <w:pPr>
            <w:numPr>
              <w:numId w:val="20"/>
            </w:numPr>
            <w:tabs>
              <w:tab w:val="num" w:pos="720"/>
            </w:tabs>
            <w:spacing w:before="100" w:beforeAutospacing="1" w:after="100" w:afterAutospacing="1" w:line="276" w:lineRule="auto"/>
            <w:ind w:left="720" w:hanging="360"/>
          </w:pPr>
        </w:pPrChange>
      </w:pPr>
      <w:del w:id="185" w:author="USER" w:date="2026-04-16T15:28:00Z">
        <w:r w:rsidRPr="00627A62" w:rsidDel="00F33787">
          <w:rPr>
            <w:rFonts w:ascii="Times New Roman" w:eastAsia="Times New Roman" w:hAnsi="Times New Roman" w:cs="Times New Roman"/>
            <w:color w:val="000000"/>
            <w:kern w:val="0"/>
            <w:lang w:val="en-IN" w:eastAsia="en-GB" w:bidi="hi-IN"/>
            <w14:ligatures w14:val="none"/>
          </w:rPr>
          <w:delText>How long we retain your data is set out in this Master Policy Document</w:delText>
        </w:r>
      </w:del>
    </w:p>
    <w:p w14:paraId="3493B25E" w14:textId="0B437D06" w:rsidR="002B0C6B" w:rsidRPr="00627A62" w:rsidDel="00F33787" w:rsidRDefault="002B0C6B">
      <w:pPr>
        <w:spacing w:before="100" w:beforeAutospacing="1" w:after="100" w:afterAutospacing="1" w:line="276" w:lineRule="auto"/>
        <w:rPr>
          <w:del w:id="186" w:author="USER" w:date="2026-04-16T15:28:00Z"/>
          <w:rFonts w:ascii="Times New Roman" w:eastAsia="Times New Roman" w:hAnsi="Times New Roman" w:cs="Times New Roman"/>
          <w:color w:val="000000"/>
          <w:kern w:val="0"/>
          <w:lang w:val="en-IN" w:eastAsia="en-GB" w:bidi="hi-IN"/>
          <w14:ligatures w14:val="none"/>
        </w:rPr>
        <w:pPrChange w:id="187" w:author="USER" w:date="2026-04-16T15:28:00Z">
          <w:pPr>
            <w:numPr>
              <w:numId w:val="20"/>
            </w:numPr>
            <w:tabs>
              <w:tab w:val="num" w:pos="720"/>
            </w:tabs>
            <w:spacing w:before="100" w:beforeAutospacing="1" w:after="100" w:afterAutospacing="1" w:line="276" w:lineRule="auto"/>
            <w:ind w:left="720" w:hanging="360"/>
          </w:pPr>
        </w:pPrChange>
      </w:pPr>
      <w:del w:id="188" w:author="USER" w:date="2026-04-16T15:28:00Z">
        <w:r w:rsidRPr="00627A62" w:rsidDel="00F33787">
          <w:rPr>
            <w:rFonts w:ascii="Times New Roman" w:eastAsia="Times New Roman" w:hAnsi="Times New Roman" w:cs="Times New Roman"/>
            <w:color w:val="000000"/>
            <w:kern w:val="0"/>
            <w:lang w:val="en-IN" w:eastAsia="en-GB" w:bidi="hi-IN"/>
            <w14:ligatures w14:val="none"/>
          </w:rPr>
          <w:delText xml:space="preserve">Your data rights including the right to access, correct, erase, and port your data are described in both the Privacy Policy </w:delText>
        </w:r>
      </w:del>
      <w:del w:id="189" w:author="USER" w:date="2026-04-16T12:58:00Z">
        <w:r w:rsidRPr="00627A62" w:rsidDel="00A71674">
          <w:rPr>
            <w:rFonts w:ascii="Times New Roman" w:eastAsia="Times New Roman" w:hAnsi="Times New Roman" w:cs="Times New Roman"/>
            <w:color w:val="000000"/>
            <w:kern w:val="0"/>
            <w:lang w:val="en-IN" w:eastAsia="en-GB" w:bidi="hi-IN"/>
            <w14:ligatures w14:val="none"/>
          </w:rPr>
          <w:delText>and  this</w:delText>
        </w:r>
      </w:del>
      <w:del w:id="190" w:author="USER" w:date="2026-04-16T15:28:00Z">
        <w:r w:rsidRPr="00627A62" w:rsidDel="00F33787">
          <w:rPr>
            <w:rFonts w:ascii="Times New Roman" w:eastAsia="Times New Roman" w:hAnsi="Times New Roman" w:cs="Times New Roman"/>
            <w:color w:val="000000"/>
            <w:kern w:val="0"/>
            <w:lang w:val="en-IN" w:eastAsia="en-GB" w:bidi="hi-IN"/>
            <w14:ligatures w14:val="none"/>
          </w:rPr>
          <w:delText xml:space="preserve"> Document</w:delText>
        </w:r>
      </w:del>
    </w:p>
    <w:p w14:paraId="212E8CA7" w14:textId="49511BEA" w:rsidR="002B0C6B" w:rsidRPr="00627A62" w:rsidDel="00F33787" w:rsidRDefault="002B0C6B">
      <w:pPr>
        <w:spacing w:before="100" w:beforeAutospacing="1" w:after="100" w:afterAutospacing="1" w:line="276" w:lineRule="auto"/>
        <w:rPr>
          <w:del w:id="191" w:author="USER" w:date="2026-04-16T15:28:00Z"/>
          <w:rFonts w:ascii="Times New Roman" w:eastAsia="Times New Roman" w:hAnsi="Times New Roman" w:cs="Times New Roman"/>
          <w:color w:val="000000"/>
          <w:kern w:val="0"/>
          <w:lang w:val="en-IN" w:eastAsia="en-GB" w:bidi="hi-IN"/>
          <w14:ligatures w14:val="none"/>
        </w:rPr>
        <w:pPrChange w:id="192" w:author="USER" w:date="2026-04-16T15:28:00Z">
          <w:pPr>
            <w:numPr>
              <w:numId w:val="20"/>
            </w:numPr>
            <w:tabs>
              <w:tab w:val="num" w:pos="720"/>
            </w:tabs>
            <w:spacing w:before="100" w:beforeAutospacing="1" w:after="100" w:afterAutospacing="1" w:line="276" w:lineRule="auto"/>
            <w:ind w:left="720" w:hanging="360"/>
          </w:pPr>
        </w:pPrChange>
      </w:pPr>
      <w:del w:id="193" w:author="USER" w:date="2026-04-16T15:28:00Z">
        <w:r w:rsidRPr="00627A62" w:rsidDel="00F33787">
          <w:rPr>
            <w:rFonts w:ascii="Times New Roman" w:eastAsia="Times New Roman" w:hAnsi="Times New Roman" w:cs="Times New Roman"/>
            <w:color w:val="000000"/>
            <w:kern w:val="0"/>
            <w:lang w:val="en-IN" w:eastAsia="en-GB" w:bidi="hi-IN"/>
            <w14:ligatures w14:val="none"/>
          </w:rPr>
          <w:delText>How to exercise your data rights contact the Grievance Officer at</w:delText>
        </w:r>
        <w:r w:rsidR="008C7476" w:rsidDel="00F33787">
          <w:rPr>
            <w:rFonts w:ascii="Times New Roman" w:eastAsia="Times New Roman" w:hAnsi="Times New Roman" w:cs="Times New Roman"/>
            <w:color w:val="000000"/>
            <w:kern w:val="0"/>
            <w:lang w:val="en-IN" w:eastAsia="en-GB" w:bidi="hi-IN"/>
            <w14:ligatures w14:val="none"/>
          </w:rPr>
          <w:delText xml:space="preserve"> support@takesolutions.com.</w:delText>
        </w:r>
      </w:del>
    </w:p>
    <w:p w14:paraId="11D6A79B" w14:textId="32192709" w:rsidR="002B0C6B" w:rsidRPr="00627A62" w:rsidDel="00F33787" w:rsidRDefault="002B0C6B" w:rsidP="00391D41">
      <w:pPr>
        <w:spacing w:before="100" w:beforeAutospacing="1" w:after="100" w:afterAutospacing="1" w:line="276" w:lineRule="auto"/>
        <w:rPr>
          <w:del w:id="194" w:author="USER" w:date="2026-04-16T15:28:00Z"/>
          <w:rFonts w:ascii="Times New Roman" w:eastAsia="Times New Roman" w:hAnsi="Times New Roman" w:cs="Times New Roman"/>
          <w:color w:val="000000"/>
          <w:kern w:val="0"/>
          <w:lang w:val="en-IN" w:eastAsia="en-GB" w:bidi="hi-IN"/>
          <w14:ligatures w14:val="none"/>
        </w:rPr>
      </w:pPr>
      <w:del w:id="195" w:author="USER" w:date="2026-04-16T15:28:00Z">
        <w:r w:rsidRPr="00627A62" w:rsidDel="00F33787">
          <w:rPr>
            <w:rFonts w:ascii="Times New Roman" w:eastAsia="Times New Roman" w:hAnsi="Times New Roman" w:cs="Times New Roman"/>
            <w:color w:val="000000"/>
            <w:kern w:val="0"/>
            <w:lang w:val="en-IN" w:eastAsia="en-GB" w:bidi="hi-IN"/>
            <w14:ligatures w14:val="none"/>
          </w:rPr>
          <w:delText>The Privacy Policy is incorporated into this Agreement by reference and forms part of the Agreement.</w:delText>
        </w:r>
      </w:del>
    </w:p>
    <w:p w14:paraId="60DB2173" w14:textId="594F85A2" w:rsidR="002B0C6B" w:rsidRPr="00627A62" w:rsidRDefault="002B0C6B" w:rsidP="00391D41">
      <w:pPr>
        <w:spacing w:before="100" w:beforeAutospacing="1" w:after="100" w:afterAutospacing="1" w:line="276" w:lineRule="auto"/>
        <w:outlineLvl w:val="1"/>
        <w:rPr>
          <w:rFonts w:ascii="Times New Roman" w:eastAsia="Times New Roman" w:hAnsi="Times New Roman" w:cs="Times New Roman"/>
          <w:b/>
          <w:bCs/>
          <w:color w:val="000000"/>
          <w:kern w:val="0"/>
          <w:lang w:val="en-IN" w:eastAsia="en-GB" w:bidi="hi-IN"/>
          <w14:ligatures w14:val="none"/>
        </w:rPr>
      </w:pPr>
      <w:r w:rsidRPr="00627A62">
        <w:rPr>
          <w:rFonts w:ascii="Times New Roman" w:eastAsia="Times New Roman" w:hAnsi="Times New Roman" w:cs="Times New Roman"/>
          <w:b/>
          <w:bCs/>
          <w:color w:val="000000"/>
          <w:kern w:val="0"/>
          <w:lang w:val="en-IN" w:eastAsia="en-GB" w:bidi="hi-IN"/>
          <w14:ligatures w14:val="none"/>
        </w:rPr>
        <w:t>Third-Party Links and Services</w:t>
      </w:r>
    </w:p>
    <w:p w14:paraId="519F1191" w14:textId="6C49918B" w:rsidR="002B0C6B" w:rsidRDefault="002B0C6B" w:rsidP="00391D41">
      <w:pPr>
        <w:spacing w:before="100" w:beforeAutospacing="1" w:after="100" w:afterAutospacing="1" w:line="276" w:lineRule="auto"/>
        <w:rPr>
          <w:ins w:id="196" w:author="USER" w:date="2026-04-16T14:54:00Z"/>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The Platform may contain links to third-party websites, services, or resources. These links are provided for your convenience only. The Company has no control over the content or practices of third-party sites and does not endorse them. Your use of third-party sites is at your sole risk and subject to those sites' own terms and policies. The Company is not responsible for the accuracy, legality, or content of any third-party site.</w:t>
      </w:r>
    </w:p>
    <w:p w14:paraId="5D617901" w14:textId="10A3AE9E" w:rsidR="0024686E" w:rsidRPr="00627A62" w:rsidRDefault="0024686E"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ins w:id="197" w:author="USER" w:date="2026-04-16T14:54:00Z">
        <w:r w:rsidRPr="0024686E">
          <w:rPr>
            <w:rFonts w:ascii="Times New Roman" w:eastAsia="Times New Roman" w:hAnsi="Times New Roman" w:cs="Times New Roman"/>
            <w:color w:val="000000"/>
            <w:kern w:val="0"/>
            <w:lang w:val="en-IN" w:eastAsia="en-GB" w:bidi="hi-IN"/>
            <w14:ligatures w14:val="none"/>
          </w:rPr>
          <w:t>The Company shall not be responsible or liable for any acts, omissions, services, or products of third-party vendors, healthcare providers, or external platforms accessible through the Platform.</w:t>
        </w:r>
      </w:ins>
    </w:p>
    <w:p w14:paraId="4E810675" w14:textId="5AC687A5" w:rsidR="002B0C6B" w:rsidRPr="00627A62" w:rsidRDefault="002B0C6B" w:rsidP="00391D41">
      <w:pPr>
        <w:spacing w:before="100" w:beforeAutospacing="1" w:after="100" w:afterAutospacing="1" w:line="276" w:lineRule="auto"/>
        <w:outlineLvl w:val="1"/>
        <w:rPr>
          <w:rFonts w:ascii="Times New Roman" w:eastAsia="Times New Roman" w:hAnsi="Times New Roman" w:cs="Times New Roman"/>
          <w:b/>
          <w:bCs/>
          <w:color w:val="000000"/>
          <w:kern w:val="0"/>
          <w:lang w:val="en-IN" w:eastAsia="en-GB" w:bidi="hi-IN"/>
          <w14:ligatures w14:val="none"/>
        </w:rPr>
      </w:pPr>
      <w:r w:rsidRPr="00627A62">
        <w:rPr>
          <w:rFonts w:ascii="Times New Roman" w:eastAsia="Times New Roman" w:hAnsi="Times New Roman" w:cs="Times New Roman"/>
          <w:b/>
          <w:bCs/>
          <w:color w:val="000000"/>
          <w:kern w:val="0"/>
          <w:lang w:val="en-IN" w:eastAsia="en-GB" w:bidi="hi-IN"/>
          <w14:ligatures w14:val="none"/>
        </w:rPr>
        <w:t>Disclaimers and Limitation of Liability</w:t>
      </w:r>
    </w:p>
    <w:p w14:paraId="59A44C86" w14:textId="77777777" w:rsidR="002B0C6B" w:rsidRPr="00627A62" w:rsidRDefault="002B0C6B"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The Platform and Services are provided on an "as is" and "as available" basis without warranties of any kind, express or implied, except as expressly required by law. To the fullest extent permitted by applicable Indian law, the Company disclaims all warranties including implied warranties of merchantability, fitness for a particular purpose, accuracy, completeness, and non-infringement.</w:t>
      </w:r>
    </w:p>
    <w:p w14:paraId="3C6FB783" w14:textId="77777777" w:rsidR="002B0C6B" w:rsidRPr="00627A62" w:rsidRDefault="002B0C6B"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To the maximum extent permitted by applicable Indian law:</w:t>
      </w:r>
    </w:p>
    <w:p w14:paraId="24E00172" w14:textId="77777777" w:rsidR="002B0C6B" w:rsidRPr="00627A62" w:rsidRDefault="002B0C6B" w:rsidP="00391D41">
      <w:pPr>
        <w:numPr>
          <w:ilvl w:val="0"/>
          <w:numId w:val="21"/>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The Company's total cumulative liability to you under this Agreement for all claims of any kind shall not exceed the greater of: (a) the total subscription fees paid by you to the Company in the 12 months preceding the event giving rise to liability; or (b) INR 10,000 (Indian Rupees Ten Thousand)</w:t>
      </w:r>
    </w:p>
    <w:p w14:paraId="40A4389F" w14:textId="77777777" w:rsidR="002B0C6B" w:rsidRPr="00627A62" w:rsidRDefault="002B0C6B" w:rsidP="00391D41">
      <w:pPr>
        <w:numPr>
          <w:ilvl w:val="0"/>
          <w:numId w:val="21"/>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The Company shall not be liable to you for any indirect, incidental, special, consequential, or punitive damages, including loss of data, loss of profits, loss of goodwill, or interruption of business, arising from your use of the Platform</w:t>
      </w:r>
    </w:p>
    <w:p w14:paraId="308F098E" w14:textId="4148DFC9" w:rsidR="002B0C6B" w:rsidRPr="00627A62" w:rsidRDefault="002B0C6B"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Nothing in Section</w:t>
      </w:r>
      <w:r w:rsidR="00EB4450" w:rsidRPr="00627A62">
        <w:rPr>
          <w:rFonts w:ascii="Times New Roman" w:eastAsia="Times New Roman" w:hAnsi="Times New Roman" w:cs="Times New Roman"/>
          <w:color w:val="000000"/>
          <w:kern w:val="0"/>
          <w:lang w:val="en-IN" w:eastAsia="en-GB" w:bidi="hi-IN"/>
          <w14:ligatures w14:val="none"/>
        </w:rPr>
        <w:t xml:space="preserve"> </w:t>
      </w:r>
      <w:r w:rsidRPr="00627A62">
        <w:rPr>
          <w:rFonts w:ascii="Times New Roman" w:eastAsia="Times New Roman" w:hAnsi="Times New Roman" w:cs="Times New Roman"/>
          <w:color w:val="000000"/>
          <w:kern w:val="0"/>
          <w:lang w:val="en-IN" w:eastAsia="en-GB" w:bidi="hi-IN"/>
          <w14:ligatures w14:val="none"/>
        </w:rPr>
        <w:t>shall exclude or limit the Company's liability for:</w:t>
      </w:r>
    </w:p>
    <w:p w14:paraId="7A6E6BD1" w14:textId="77777777" w:rsidR="002B0C6B" w:rsidRPr="00627A62" w:rsidRDefault="002B0C6B" w:rsidP="00391D41">
      <w:pPr>
        <w:numPr>
          <w:ilvl w:val="0"/>
          <w:numId w:val="22"/>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Death or personal injury caused by the Company's own proven gross negligence or wilful misconduct</w:t>
      </w:r>
    </w:p>
    <w:p w14:paraId="792B2BF4" w14:textId="77777777" w:rsidR="002B0C6B" w:rsidRPr="00627A62" w:rsidRDefault="002B0C6B" w:rsidP="00391D41">
      <w:pPr>
        <w:numPr>
          <w:ilvl w:val="0"/>
          <w:numId w:val="22"/>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Fraud or fraudulent misrepresentation by the Company</w:t>
      </w:r>
    </w:p>
    <w:p w14:paraId="08423996" w14:textId="77777777" w:rsidR="002B0C6B" w:rsidRPr="00627A62" w:rsidRDefault="002B0C6B" w:rsidP="00391D41">
      <w:pPr>
        <w:numPr>
          <w:ilvl w:val="0"/>
          <w:numId w:val="22"/>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Any liability that cannot be excluded by law under the Consumer Protection Act 2019 or any other applicable Indian statute</w:t>
      </w:r>
    </w:p>
    <w:p w14:paraId="190B3B21" w14:textId="66F91B56" w:rsidR="002B0C6B" w:rsidRDefault="002B0C6B" w:rsidP="00391D41">
      <w:pPr>
        <w:spacing w:before="100" w:beforeAutospacing="1" w:after="100" w:afterAutospacing="1" w:line="276" w:lineRule="auto"/>
        <w:rPr>
          <w:ins w:id="198" w:author="USER" w:date="2026-04-16T14:56:00Z"/>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 xml:space="preserve">The Company shall not be liable for any harm, injury, adverse health outcome, loss, or damage arising from reliance on AI-generated health insights in lieu of professional medical consultation, or from any clinical decision made by an RMP during a telemedicine consultation. </w:t>
      </w:r>
    </w:p>
    <w:p w14:paraId="4671011A" w14:textId="77777777" w:rsidR="00972703" w:rsidRPr="00972703" w:rsidRDefault="00972703" w:rsidP="00972703">
      <w:pPr>
        <w:spacing w:before="100" w:beforeAutospacing="1" w:after="100" w:afterAutospacing="1" w:line="276" w:lineRule="auto"/>
        <w:rPr>
          <w:ins w:id="199" w:author="USER" w:date="2026-04-16T14:56:00Z"/>
          <w:rFonts w:ascii="Times New Roman" w:eastAsia="Times New Roman" w:hAnsi="Times New Roman" w:cs="Times New Roman"/>
          <w:color w:val="000000"/>
          <w:kern w:val="0"/>
          <w:lang w:val="en-IN" w:eastAsia="en-GB" w:bidi="hi-IN"/>
          <w14:ligatures w14:val="none"/>
        </w:rPr>
      </w:pPr>
      <w:ins w:id="200" w:author="USER" w:date="2026-04-16T14:56:00Z">
        <w:r w:rsidRPr="00972703">
          <w:rPr>
            <w:rFonts w:ascii="Times New Roman" w:eastAsia="Times New Roman" w:hAnsi="Times New Roman" w:cs="Times New Roman"/>
            <w:color w:val="000000"/>
            <w:kern w:val="0"/>
            <w:lang w:val="en-IN" w:eastAsia="en-GB" w:bidi="hi-IN"/>
            <w14:ligatures w14:val="none"/>
          </w:rPr>
          <w:t>The Company shall not be liable for any loss arising from reliance on AI-generated outputs or health-related information available on the Platform.</w:t>
        </w:r>
      </w:ins>
    </w:p>
    <w:p w14:paraId="67ECAEF7" w14:textId="77777777" w:rsidR="00972703" w:rsidRPr="00972703" w:rsidRDefault="00972703" w:rsidP="00972703">
      <w:pPr>
        <w:spacing w:before="100" w:beforeAutospacing="1" w:after="100" w:afterAutospacing="1" w:line="276" w:lineRule="auto"/>
        <w:rPr>
          <w:ins w:id="201" w:author="USER" w:date="2026-04-16T14:56:00Z"/>
          <w:rFonts w:ascii="Times New Roman" w:eastAsia="Times New Roman" w:hAnsi="Times New Roman" w:cs="Times New Roman"/>
          <w:color w:val="000000"/>
          <w:kern w:val="0"/>
          <w:lang w:val="en-IN" w:eastAsia="en-GB" w:bidi="hi-IN"/>
          <w14:ligatures w14:val="none"/>
        </w:rPr>
      </w:pPr>
      <w:ins w:id="202" w:author="USER" w:date="2026-04-16T14:56:00Z">
        <w:r w:rsidRPr="00972703">
          <w:rPr>
            <w:rFonts w:ascii="Times New Roman" w:eastAsia="Times New Roman" w:hAnsi="Times New Roman" w:cs="Times New Roman"/>
            <w:color w:val="000000"/>
            <w:kern w:val="0"/>
            <w:lang w:val="en-IN" w:eastAsia="en-GB" w:bidi="hi-IN"/>
            <w14:ligatures w14:val="none"/>
          </w:rPr>
          <w:t>The Company shall not be liable for any issues arising from products or services purchased through the Marketplace.</w:t>
        </w:r>
      </w:ins>
    </w:p>
    <w:p w14:paraId="7D9A9ED9" w14:textId="0DFBEFD0" w:rsidR="00972703" w:rsidRPr="00627A62" w:rsidRDefault="00972703" w:rsidP="00972703">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ins w:id="203" w:author="USER" w:date="2026-04-16T14:56:00Z">
        <w:r w:rsidRPr="00972703">
          <w:rPr>
            <w:rFonts w:ascii="Times New Roman" w:eastAsia="Times New Roman" w:hAnsi="Times New Roman" w:cs="Times New Roman"/>
            <w:color w:val="000000"/>
            <w:kern w:val="0"/>
            <w:lang w:val="en-IN" w:eastAsia="en-GB" w:bidi="hi-IN"/>
            <w14:ligatures w14:val="none"/>
          </w:rPr>
          <w:t>The Company does not guarantee that the Platform will function uninterrupted or be compatible with all devices, systems, or networks.</w:t>
        </w:r>
      </w:ins>
    </w:p>
    <w:p w14:paraId="0796F438" w14:textId="640BA564" w:rsidR="002B0C6B" w:rsidRPr="00627A62" w:rsidRDefault="002B0C6B" w:rsidP="00391D41">
      <w:pPr>
        <w:spacing w:before="100" w:beforeAutospacing="1" w:after="100" w:afterAutospacing="1" w:line="276" w:lineRule="auto"/>
        <w:outlineLvl w:val="1"/>
        <w:rPr>
          <w:rFonts w:ascii="Times New Roman" w:eastAsia="Times New Roman" w:hAnsi="Times New Roman" w:cs="Times New Roman"/>
          <w:b/>
          <w:bCs/>
          <w:color w:val="000000"/>
          <w:kern w:val="0"/>
          <w:lang w:val="en-IN" w:eastAsia="en-GB" w:bidi="hi-IN"/>
          <w14:ligatures w14:val="none"/>
        </w:rPr>
      </w:pPr>
      <w:r w:rsidRPr="00627A62">
        <w:rPr>
          <w:rFonts w:ascii="Times New Roman" w:eastAsia="Times New Roman" w:hAnsi="Times New Roman" w:cs="Times New Roman"/>
          <w:b/>
          <w:bCs/>
          <w:color w:val="000000"/>
          <w:kern w:val="0"/>
          <w:lang w:val="en-IN" w:eastAsia="en-GB" w:bidi="hi-IN"/>
          <w14:ligatures w14:val="none"/>
        </w:rPr>
        <w:lastRenderedPageBreak/>
        <w:t>Indemnification</w:t>
      </w:r>
    </w:p>
    <w:p w14:paraId="4523B12E" w14:textId="77777777" w:rsidR="002B0C6B" w:rsidRPr="00627A62" w:rsidRDefault="002B0C6B"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You agree to defend, indemnify, and hold harmless TAKE Solutions Limited and its officers, directors, employees, agents, licensors, and service providers from and against any and all claims, liabilities, damages, judgments, awards, losses, costs, expenses, or fees (including reasonable legal fees) arising out of or relating to:</w:t>
      </w:r>
    </w:p>
    <w:p w14:paraId="05510B54" w14:textId="77777777" w:rsidR="002B0C6B" w:rsidRPr="00627A62" w:rsidRDefault="002B0C6B" w:rsidP="00391D41">
      <w:pPr>
        <w:numPr>
          <w:ilvl w:val="0"/>
          <w:numId w:val="23"/>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Your violation of any provision of this Master Policy Document</w:t>
      </w:r>
    </w:p>
    <w:p w14:paraId="112C5249" w14:textId="77777777" w:rsidR="002B0C6B" w:rsidRPr="00627A62" w:rsidRDefault="002B0C6B" w:rsidP="00391D41">
      <w:pPr>
        <w:numPr>
          <w:ilvl w:val="0"/>
          <w:numId w:val="23"/>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Your violation of any applicable law, rule, or regulation</w:t>
      </w:r>
    </w:p>
    <w:p w14:paraId="6C5D79E8" w14:textId="5BD495A6" w:rsidR="002B0C6B" w:rsidRPr="00627A62" w:rsidRDefault="002B0C6B" w:rsidP="00391D41">
      <w:pPr>
        <w:numPr>
          <w:ilvl w:val="0"/>
          <w:numId w:val="23"/>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Your User Content including any claim that your User Content infringes any third party's intellectual property, privacy, or other rights</w:t>
      </w:r>
    </w:p>
    <w:p w14:paraId="591AACBF" w14:textId="77777777" w:rsidR="002B0C6B" w:rsidRPr="00627A62" w:rsidRDefault="002B0C6B" w:rsidP="00391D41">
      <w:pPr>
        <w:numPr>
          <w:ilvl w:val="0"/>
          <w:numId w:val="23"/>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Your use of AI-generated health insights in a manner inconsistent with this Agreement or the Medical Disclaimer in Part II</w:t>
      </w:r>
    </w:p>
    <w:p w14:paraId="6F61F1C7" w14:textId="77777777" w:rsidR="002B0C6B" w:rsidRPr="00627A62" w:rsidRDefault="002B0C6B" w:rsidP="00391D41">
      <w:pPr>
        <w:numPr>
          <w:ilvl w:val="0"/>
          <w:numId w:val="23"/>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Any misrepresentation made by you to the Company, including misrepresentation of your identity, qualifications, or medical registration status</w:t>
      </w:r>
    </w:p>
    <w:p w14:paraId="1B8549B2" w14:textId="77777777" w:rsidR="002B0C6B" w:rsidRPr="00627A62" w:rsidRDefault="002B0C6B" w:rsidP="00391D41">
      <w:pPr>
        <w:numPr>
          <w:ilvl w:val="0"/>
          <w:numId w:val="23"/>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Any harm caused to a third party arising from health information from the Platform that you shared with that third party in a misleading or irresponsible manner</w:t>
      </w:r>
    </w:p>
    <w:p w14:paraId="49C3EC68" w14:textId="057DD8C0" w:rsidR="002B0C6B" w:rsidRPr="00627A62" w:rsidRDefault="002B0C6B" w:rsidP="00391D41">
      <w:pPr>
        <w:spacing w:before="100" w:beforeAutospacing="1" w:after="100" w:afterAutospacing="1" w:line="276" w:lineRule="auto"/>
        <w:outlineLvl w:val="1"/>
        <w:rPr>
          <w:rFonts w:ascii="Times New Roman" w:eastAsia="Times New Roman" w:hAnsi="Times New Roman" w:cs="Times New Roman"/>
          <w:b/>
          <w:bCs/>
          <w:color w:val="000000"/>
          <w:kern w:val="0"/>
          <w:lang w:val="en-IN" w:eastAsia="en-GB" w:bidi="hi-IN"/>
          <w14:ligatures w14:val="none"/>
        </w:rPr>
      </w:pPr>
      <w:r w:rsidRPr="00627A62">
        <w:rPr>
          <w:rFonts w:ascii="Times New Roman" w:eastAsia="Times New Roman" w:hAnsi="Times New Roman" w:cs="Times New Roman"/>
          <w:b/>
          <w:bCs/>
          <w:color w:val="000000"/>
          <w:kern w:val="0"/>
          <w:lang w:val="en-IN" w:eastAsia="en-GB" w:bidi="hi-IN"/>
          <w14:ligatures w14:val="none"/>
        </w:rPr>
        <w:t>Term, Suspension, and Termination</w:t>
      </w:r>
    </w:p>
    <w:p w14:paraId="502E8E01" w14:textId="77777777" w:rsidR="002B0C6B" w:rsidRPr="00627A62" w:rsidRDefault="002B0C6B"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This Agreement commences on the date you first access the Platform or create an Account and continues until terminated in accordance with this Section.</w:t>
      </w:r>
    </w:p>
    <w:p w14:paraId="21D51EB4" w14:textId="1DC191BE" w:rsidR="002B0C6B" w:rsidRPr="00627A62" w:rsidRDefault="002B0C6B"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 xml:space="preserve">You may terminate this Agreement at any time by closing your Account through your Account settings or by contacting </w:t>
      </w:r>
      <w:r w:rsidR="008C7476">
        <w:rPr>
          <w:rFonts w:ascii="Times New Roman" w:eastAsia="Times New Roman" w:hAnsi="Times New Roman" w:cs="Times New Roman"/>
          <w:color w:val="000000"/>
          <w:kern w:val="0"/>
          <w:lang w:val="en-IN" w:eastAsia="en-GB" w:bidi="hi-IN"/>
          <w14:ligatures w14:val="none"/>
        </w:rPr>
        <w:t>support@takesolutions.com</w:t>
      </w:r>
      <w:r w:rsidRPr="008C7476">
        <w:rPr>
          <w:rFonts w:ascii="Times New Roman" w:eastAsia="Times New Roman" w:hAnsi="Times New Roman" w:cs="Times New Roman"/>
          <w:color w:val="000000"/>
          <w:kern w:val="0"/>
          <w:lang w:val="en-IN" w:eastAsia="en-GB" w:bidi="hi-IN"/>
          <w14:ligatures w14:val="none"/>
        </w:rPr>
        <w:t>.</w:t>
      </w:r>
      <w:r w:rsidRPr="00627A62">
        <w:rPr>
          <w:rFonts w:ascii="Times New Roman" w:eastAsia="Times New Roman" w:hAnsi="Times New Roman" w:cs="Times New Roman"/>
          <w:color w:val="000000"/>
          <w:kern w:val="0"/>
          <w:lang w:val="en-IN" w:eastAsia="en-GB" w:bidi="hi-IN"/>
          <w14:ligatures w14:val="none"/>
        </w:rPr>
        <w:t xml:space="preserve"> Account closure is subject to the data retention obligation</w:t>
      </w:r>
      <w:r w:rsidR="005F158B" w:rsidRPr="00627A62">
        <w:rPr>
          <w:rFonts w:ascii="Times New Roman" w:eastAsia="Times New Roman" w:hAnsi="Times New Roman" w:cs="Times New Roman"/>
          <w:color w:val="000000"/>
          <w:kern w:val="0"/>
          <w:lang w:val="en-IN" w:eastAsia="en-GB" w:bidi="hi-IN"/>
          <w14:ligatures w14:val="none"/>
        </w:rPr>
        <w:t>s</w:t>
      </w:r>
      <w:r w:rsidRPr="00627A62">
        <w:rPr>
          <w:rFonts w:ascii="Times New Roman" w:eastAsia="Times New Roman" w:hAnsi="Times New Roman" w:cs="Times New Roman"/>
          <w:color w:val="000000"/>
          <w:kern w:val="0"/>
          <w:lang w:val="en-IN" w:eastAsia="en-GB" w:bidi="hi-IN"/>
          <w14:ligatures w14:val="none"/>
        </w:rPr>
        <w:t>.</w:t>
      </w:r>
    </w:p>
    <w:p w14:paraId="280CC421" w14:textId="77777777" w:rsidR="002B0C6B" w:rsidRPr="00627A62" w:rsidRDefault="002B0C6B"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The Company reserves the right to suspend or terminate your Account and access to the Platform, with or without prior notice, if:</w:t>
      </w:r>
    </w:p>
    <w:p w14:paraId="0CCCEF59" w14:textId="77777777" w:rsidR="002B0C6B" w:rsidRPr="00627A62" w:rsidRDefault="002B0C6B" w:rsidP="00391D41">
      <w:pPr>
        <w:numPr>
          <w:ilvl w:val="0"/>
          <w:numId w:val="24"/>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You breach any provision of this Agreement and fail to remedy the breach within 7 days of notice (where the breach is capable of remedy)</w:t>
      </w:r>
    </w:p>
    <w:p w14:paraId="2D06D624" w14:textId="72379264" w:rsidR="002B0C6B" w:rsidRPr="00627A62" w:rsidRDefault="002B0C6B" w:rsidP="00391D41">
      <w:pPr>
        <w:numPr>
          <w:ilvl w:val="0"/>
          <w:numId w:val="24"/>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 xml:space="preserve">You engage in any prohibited conduct </w:t>
      </w:r>
    </w:p>
    <w:p w14:paraId="7A51EE61" w14:textId="77777777" w:rsidR="002B0C6B" w:rsidRPr="00627A62" w:rsidRDefault="002B0C6B" w:rsidP="00391D41">
      <w:pPr>
        <w:numPr>
          <w:ilvl w:val="0"/>
          <w:numId w:val="24"/>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We are required to do so by applicable law, a court order, or regulatory direction</w:t>
      </w:r>
    </w:p>
    <w:p w14:paraId="3432EE22" w14:textId="77777777" w:rsidR="002B0C6B" w:rsidRPr="00627A62" w:rsidRDefault="002B0C6B" w:rsidP="00391D41">
      <w:pPr>
        <w:numPr>
          <w:ilvl w:val="0"/>
          <w:numId w:val="24"/>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Your Account has been inactive for more than 36 consecutive months (with prior notice)</w:t>
      </w:r>
    </w:p>
    <w:p w14:paraId="413AFCDB" w14:textId="152BB93C" w:rsidR="002B0C6B" w:rsidRDefault="002B0C6B" w:rsidP="00391D41">
      <w:pPr>
        <w:spacing w:before="100" w:beforeAutospacing="1" w:after="100" w:afterAutospacing="1" w:line="276" w:lineRule="auto"/>
        <w:rPr>
          <w:ins w:id="204" w:author="USER" w:date="2026-04-16T14:58:00Z"/>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Upon termination, your right to access and use the Platform ceases immediately. Provisions of this Agreement that by their nature should survive termination shall survive. Data handling upon account closure is governed by this Document.</w:t>
      </w:r>
    </w:p>
    <w:p w14:paraId="496DEEE4" w14:textId="30337249" w:rsidR="00972703" w:rsidRPr="00627A62" w:rsidRDefault="00972703"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ins w:id="205" w:author="USER" w:date="2026-04-16T14:58:00Z">
        <w:r w:rsidRPr="00972703">
          <w:rPr>
            <w:rFonts w:ascii="Times New Roman" w:eastAsia="Times New Roman" w:hAnsi="Times New Roman" w:cs="Times New Roman"/>
            <w:color w:val="000000"/>
            <w:kern w:val="0"/>
            <w:lang w:val="en-IN" w:eastAsia="en-GB" w:bidi="hi-IN"/>
            <w14:ligatures w14:val="none"/>
          </w:rPr>
          <w:t>The Company reserves the right to suspend or terminate access to the Platform at its sole discretion, without prior notice, in cases of misuse, violation of this Agreement, or for security or operational reasons.</w:t>
        </w:r>
      </w:ins>
    </w:p>
    <w:p w14:paraId="063AFAB8" w14:textId="1B2E457E" w:rsidR="002B0C6B" w:rsidRPr="00627A62" w:rsidRDefault="002B0C6B" w:rsidP="00391D41">
      <w:pPr>
        <w:spacing w:before="100" w:beforeAutospacing="1" w:after="100" w:afterAutospacing="1" w:line="276" w:lineRule="auto"/>
        <w:outlineLvl w:val="1"/>
        <w:rPr>
          <w:rFonts w:ascii="Times New Roman" w:eastAsia="Times New Roman" w:hAnsi="Times New Roman" w:cs="Times New Roman"/>
          <w:b/>
          <w:bCs/>
          <w:color w:val="000000"/>
          <w:kern w:val="0"/>
          <w:lang w:val="en-IN" w:eastAsia="en-GB" w:bidi="hi-IN"/>
          <w14:ligatures w14:val="none"/>
        </w:rPr>
      </w:pPr>
      <w:r w:rsidRPr="00627A62">
        <w:rPr>
          <w:rFonts w:ascii="Times New Roman" w:eastAsia="Times New Roman" w:hAnsi="Times New Roman" w:cs="Times New Roman"/>
          <w:b/>
          <w:bCs/>
          <w:color w:val="000000"/>
          <w:kern w:val="0"/>
          <w:lang w:val="en-IN" w:eastAsia="en-GB" w:bidi="hi-IN"/>
          <w14:ligatures w14:val="none"/>
        </w:rPr>
        <w:t>Force Majeure</w:t>
      </w:r>
    </w:p>
    <w:p w14:paraId="1FB10D3B" w14:textId="77777777" w:rsidR="002B0C6B" w:rsidRPr="00627A62" w:rsidRDefault="002B0C6B"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The Company shall not be in breach of this Agreement, nor liable for any delay or failure to perform its obligations, if such delay or failure results from a Force Majeure Event. Force Majeure Events include, without limitation: acts of God, natural disasters, epidemics, pandemic declarations, war, terrorism, government orders or regulations, widespread internet outages, large-scale cyberattacks or DDoS events, power failures, or any other circumstance beyond the Company's reasonable control.</w:t>
      </w:r>
    </w:p>
    <w:p w14:paraId="66556699" w14:textId="77777777" w:rsidR="002B0C6B" w:rsidRPr="00627A62" w:rsidRDefault="002B0C6B"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lastRenderedPageBreak/>
        <w:t>Where a Force Majeure Event affects the Company's ability to provide the Services, the Company will notify affected Users as soon as reasonably practicable and will use commercially reasonable efforts to resume normal service delivery. If a Force Majeure Event continues for a period exceeding 30 consecutive days, either party may terminate the subscription for the affected period and the User shall be entitled to a pro-rata refund for the period of unavailability.</w:t>
      </w:r>
    </w:p>
    <w:p w14:paraId="4B1A6731" w14:textId="592CC006" w:rsidR="002B0C6B" w:rsidRPr="00627A62" w:rsidRDefault="002B0C6B" w:rsidP="00391D41">
      <w:pPr>
        <w:spacing w:before="100" w:beforeAutospacing="1" w:after="100" w:afterAutospacing="1" w:line="276" w:lineRule="auto"/>
        <w:outlineLvl w:val="1"/>
        <w:rPr>
          <w:rFonts w:ascii="Times New Roman" w:eastAsia="Times New Roman" w:hAnsi="Times New Roman" w:cs="Times New Roman"/>
          <w:b/>
          <w:bCs/>
          <w:color w:val="000000"/>
          <w:kern w:val="0"/>
          <w:lang w:val="en-IN" w:eastAsia="en-GB" w:bidi="hi-IN"/>
          <w14:ligatures w14:val="none"/>
        </w:rPr>
      </w:pPr>
      <w:r w:rsidRPr="00627A62">
        <w:rPr>
          <w:rFonts w:ascii="Times New Roman" w:eastAsia="Times New Roman" w:hAnsi="Times New Roman" w:cs="Times New Roman"/>
          <w:b/>
          <w:bCs/>
          <w:color w:val="000000"/>
          <w:kern w:val="0"/>
          <w:lang w:val="en-IN" w:eastAsia="en-GB" w:bidi="hi-IN"/>
          <w14:ligatures w14:val="none"/>
        </w:rPr>
        <w:t>Grievance Redressal</w:t>
      </w:r>
    </w:p>
    <w:p w14:paraId="4EF5A508" w14:textId="41064190" w:rsidR="002B0C6B" w:rsidRDefault="002B0C6B" w:rsidP="00391D41">
      <w:pPr>
        <w:spacing w:before="100" w:beforeAutospacing="1" w:after="100" w:afterAutospacing="1" w:line="276" w:lineRule="auto"/>
        <w:rPr>
          <w:ins w:id="206" w:author="USER" w:date="2026-04-16T15:02:00Z"/>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In compliance with Rule 3(1)(b) of the Information Technology (Intermediary Guidelines and Digital Media Ethics Code) Rules, 2021 and Section 13 of the DPDPA 2023, the Company has appointed a Grievance Officer to address User complaints and concerns.</w:t>
      </w:r>
    </w:p>
    <w:p w14:paraId="280E0529" w14:textId="77777777" w:rsidR="00972703" w:rsidRPr="00627A62" w:rsidRDefault="00972703"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p>
    <w:p w14:paraId="7A7BF164" w14:textId="5A80769C" w:rsidR="002B0C6B" w:rsidRPr="00627A62" w:rsidRDefault="002B0C6B"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b/>
          <w:bCs/>
          <w:color w:val="000000"/>
          <w:kern w:val="0"/>
          <w:lang w:val="en-IN" w:eastAsia="en-GB" w:bidi="hi-IN"/>
          <w14:ligatures w14:val="none"/>
        </w:rPr>
        <w:t xml:space="preserve">Grievance </w:t>
      </w:r>
      <w:proofErr w:type="gramStart"/>
      <w:r w:rsidRPr="00627A62">
        <w:rPr>
          <w:rFonts w:ascii="Times New Roman" w:eastAsia="Times New Roman" w:hAnsi="Times New Roman" w:cs="Times New Roman"/>
          <w:b/>
          <w:bCs/>
          <w:color w:val="000000"/>
          <w:kern w:val="0"/>
          <w:lang w:val="en-IN" w:eastAsia="en-GB" w:bidi="hi-IN"/>
          <w14:ligatures w14:val="none"/>
        </w:rPr>
        <w:t>Officer  Contact</w:t>
      </w:r>
      <w:proofErr w:type="gramEnd"/>
      <w:r w:rsidRPr="00627A62">
        <w:rPr>
          <w:rFonts w:ascii="Times New Roman" w:eastAsia="Times New Roman" w:hAnsi="Times New Roman" w:cs="Times New Roman"/>
          <w:b/>
          <w:bCs/>
          <w:color w:val="000000"/>
          <w:kern w:val="0"/>
          <w:lang w:val="en-IN" w:eastAsia="en-GB" w:bidi="hi-IN"/>
          <w14:ligatures w14:val="none"/>
        </w:rPr>
        <w:t xml:space="preserve"> Details</w:t>
      </w:r>
    </w:p>
    <w:p w14:paraId="7FE88182" w14:textId="4694441F" w:rsidR="002B0C6B" w:rsidRPr="00627A62" w:rsidRDefault="002B0C6B">
      <w:pPr>
        <w:spacing w:before="100" w:beforeAutospacing="1" w:after="100" w:afterAutospacing="1" w:line="276" w:lineRule="auto"/>
        <w:jc w:val="left"/>
        <w:rPr>
          <w:rFonts w:ascii="Times New Roman" w:eastAsia="Times New Roman" w:hAnsi="Times New Roman" w:cs="Times New Roman"/>
          <w:color w:val="000000"/>
          <w:kern w:val="0"/>
          <w:lang w:val="en-IN" w:eastAsia="en-GB" w:bidi="hi-IN"/>
          <w14:ligatures w14:val="none"/>
        </w:rPr>
        <w:pPrChange w:id="207" w:author="USER" w:date="2026-04-16T15:00:00Z">
          <w:pPr>
            <w:spacing w:before="100" w:beforeAutospacing="1" w:after="100" w:afterAutospacing="1" w:line="276" w:lineRule="auto"/>
          </w:pPr>
        </w:pPrChange>
      </w:pPr>
      <w:r w:rsidRPr="00627A62">
        <w:rPr>
          <w:rFonts w:ascii="Times New Roman" w:eastAsia="Times New Roman" w:hAnsi="Times New Roman" w:cs="Times New Roman"/>
          <w:color w:val="000000"/>
          <w:kern w:val="0"/>
          <w:lang w:val="en-IN" w:eastAsia="en-GB" w:bidi="hi-IN"/>
          <w14:ligatures w14:val="none"/>
        </w:rPr>
        <w:t>Name</w:t>
      </w:r>
      <w:ins w:id="208" w:author="USER" w:date="2026-04-16T15:00:00Z">
        <w:r w:rsidR="00972703" w:rsidRPr="00972703">
          <w:rPr>
            <w:rFonts w:ascii="Times New Roman" w:eastAsia="Times New Roman" w:hAnsi="Times New Roman" w:cs="Times New Roman"/>
            <w:color w:val="000000" w:themeColor="text1"/>
            <w:kern w:val="0"/>
            <w:lang w:val="en-IN" w:eastAsia="en-GB" w:bidi="hi-IN"/>
            <w14:ligatures w14:val="none"/>
            <w:rPrChange w:id="209" w:author="USER" w:date="2026-04-16T15:01:00Z">
              <w:rPr>
                <w:rFonts w:ascii="Times New Roman" w:eastAsia="Times New Roman" w:hAnsi="Times New Roman" w:cs="Times New Roman"/>
                <w:color w:val="E8E8E8" w:themeColor="background2"/>
                <w:kern w:val="0"/>
                <w:lang w:val="en-IN" w:eastAsia="en-GB" w:bidi="hi-IN"/>
                <w14:ligatures w14:val="none"/>
              </w:rPr>
            </w:rPrChange>
          </w:rPr>
          <w:t xml:space="preserve">: </w:t>
        </w:r>
      </w:ins>
      <w:ins w:id="210" w:author="USER" w:date="2026-04-16T15:01:00Z">
        <w:r w:rsidR="00972703">
          <w:rPr>
            <w:rFonts w:ascii="Times New Roman" w:eastAsia="Times New Roman" w:hAnsi="Times New Roman" w:cs="Times New Roman"/>
            <w:color w:val="000000" w:themeColor="text1"/>
            <w:kern w:val="0"/>
            <w:lang w:val="en-IN" w:eastAsia="en-GB" w:bidi="hi-IN"/>
            <w14:ligatures w14:val="none"/>
          </w:rPr>
          <w:t xml:space="preserve">Ms. </w:t>
        </w:r>
        <w:r w:rsidR="00972703" w:rsidRPr="00972703">
          <w:rPr>
            <w:rFonts w:ascii="Times New Roman" w:eastAsia="Times New Roman" w:hAnsi="Times New Roman" w:cs="Times New Roman"/>
            <w:color w:val="000000" w:themeColor="text1"/>
            <w:kern w:val="0"/>
            <w:lang w:val="en-IN" w:eastAsia="en-GB" w:bidi="hi-IN"/>
            <w14:ligatures w14:val="none"/>
            <w:rPrChange w:id="211" w:author="USER" w:date="2026-04-16T15:01:00Z">
              <w:rPr>
                <w:rFonts w:ascii="Times New Roman" w:eastAsia="Times New Roman" w:hAnsi="Times New Roman" w:cs="Times New Roman"/>
                <w:color w:val="E8E8E8" w:themeColor="background2"/>
                <w:kern w:val="0"/>
                <w:lang w:val="en-IN" w:eastAsia="en-GB" w:bidi="hi-IN"/>
                <w14:ligatures w14:val="none"/>
              </w:rPr>
            </w:rPrChange>
          </w:rPr>
          <w:t xml:space="preserve">Mittal </w:t>
        </w:r>
        <w:proofErr w:type="spellStart"/>
        <w:r w:rsidR="00972703" w:rsidRPr="00972703">
          <w:rPr>
            <w:rFonts w:ascii="Times New Roman" w:eastAsia="Times New Roman" w:hAnsi="Times New Roman" w:cs="Times New Roman"/>
            <w:color w:val="000000" w:themeColor="text1"/>
            <w:kern w:val="0"/>
            <w:lang w:val="en-IN" w:eastAsia="en-GB" w:bidi="hi-IN"/>
            <w14:ligatures w14:val="none"/>
            <w:rPrChange w:id="212" w:author="USER" w:date="2026-04-16T15:01:00Z">
              <w:rPr>
                <w:rFonts w:ascii="Times New Roman" w:eastAsia="Times New Roman" w:hAnsi="Times New Roman" w:cs="Times New Roman"/>
                <w:color w:val="E8E8E8" w:themeColor="background2"/>
                <w:kern w:val="0"/>
                <w:lang w:val="en-IN" w:eastAsia="en-GB" w:bidi="hi-IN"/>
                <w14:ligatures w14:val="none"/>
              </w:rPr>
            </w:rPrChange>
          </w:rPr>
          <w:t>Chavda</w:t>
        </w:r>
      </w:ins>
      <w:proofErr w:type="spellEnd"/>
      <w:del w:id="213" w:author="USER" w:date="2026-04-16T14:59:00Z">
        <w:r w:rsidRPr="00972703" w:rsidDel="00972703">
          <w:rPr>
            <w:rFonts w:ascii="Times New Roman" w:eastAsia="Times New Roman" w:hAnsi="Times New Roman" w:cs="Times New Roman"/>
            <w:color w:val="E8E8E8" w:themeColor="background2"/>
            <w:kern w:val="0"/>
            <w:lang w:val="en-IN" w:eastAsia="en-GB" w:bidi="hi-IN"/>
            <w14:ligatures w14:val="none"/>
            <w:rPrChange w:id="214" w:author="USER" w:date="2026-04-16T14:59:00Z">
              <w:rPr>
                <w:rFonts w:ascii="Times New Roman" w:eastAsia="Times New Roman" w:hAnsi="Times New Roman" w:cs="Times New Roman"/>
                <w:color w:val="000000"/>
                <w:kern w:val="0"/>
                <w:highlight w:val="cyan"/>
                <w:lang w:val="en-IN" w:eastAsia="en-GB" w:bidi="hi-IN"/>
                <w14:ligatures w14:val="none"/>
              </w:rPr>
            </w:rPrChange>
          </w:rPr>
          <w:delText>: </w:delText>
        </w:r>
      </w:del>
      <w:del w:id="215" w:author="USER" w:date="2026-04-16T14:58:00Z">
        <w:r w:rsidR="008C7476" w:rsidRPr="00972703" w:rsidDel="00972703">
          <w:rPr>
            <w:rFonts w:ascii="Times New Roman" w:eastAsia="Times New Roman" w:hAnsi="Times New Roman" w:cs="Times New Roman"/>
            <w:color w:val="000000"/>
            <w:kern w:val="0"/>
            <w:lang w:val="en-IN" w:eastAsia="en-GB" w:bidi="hi-IN"/>
            <w14:ligatures w14:val="none"/>
          </w:rPr>
          <w:delText>Parmeshwar D</w:delText>
        </w:r>
        <w:r w:rsidR="00B542D9" w:rsidRPr="00972703" w:rsidDel="00972703">
          <w:rPr>
            <w:rFonts w:ascii="Times New Roman" w:eastAsia="Times New Roman" w:hAnsi="Times New Roman" w:cs="Times New Roman"/>
            <w:color w:val="000000"/>
            <w:kern w:val="0"/>
            <w:lang w:val="en-IN" w:eastAsia="en-GB" w:bidi="hi-IN"/>
            <w14:ligatures w14:val="none"/>
          </w:rPr>
          <w:delText>h</w:delText>
        </w:r>
        <w:r w:rsidR="008C7476" w:rsidRPr="00972703" w:rsidDel="00972703">
          <w:rPr>
            <w:rFonts w:ascii="Times New Roman" w:eastAsia="Times New Roman" w:hAnsi="Times New Roman" w:cs="Times New Roman"/>
            <w:color w:val="000000"/>
            <w:kern w:val="0"/>
            <w:lang w:val="en-IN" w:eastAsia="en-GB" w:bidi="hi-IN"/>
            <w14:ligatures w14:val="none"/>
          </w:rPr>
          <w:delText>anghare</w:delText>
        </w:r>
        <w:r w:rsidR="008C7476" w:rsidDel="00972703">
          <w:rPr>
            <w:rFonts w:ascii="Times New Roman" w:eastAsia="Times New Roman" w:hAnsi="Times New Roman" w:cs="Times New Roman"/>
            <w:color w:val="000000"/>
            <w:kern w:val="0"/>
            <w:lang w:val="en-IN" w:eastAsia="en-GB" w:bidi="hi-IN"/>
            <w14:ligatures w14:val="none"/>
          </w:rPr>
          <w:tab/>
        </w:r>
      </w:del>
      <w:r w:rsidRPr="00627A62">
        <w:rPr>
          <w:rFonts w:ascii="Times New Roman" w:eastAsia="Times New Roman" w:hAnsi="Times New Roman" w:cs="Times New Roman"/>
          <w:color w:val="000000"/>
          <w:kern w:val="0"/>
          <w:lang w:val="en-IN" w:eastAsia="en-GB" w:bidi="hi-IN"/>
          <w14:ligatures w14:val="none"/>
        </w:rPr>
        <w:br/>
        <w:t>Designation: Grievance Officer &amp; Data Protection Officer</w:t>
      </w:r>
      <w:r w:rsidR="008C7476">
        <w:rPr>
          <w:rFonts w:ascii="Times New Roman" w:eastAsia="Times New Roman" w:hAnsi="Times New Roman" w:cs="Times New Roman"/>
          <w:color w:val="000000"/>
          <w:kern w:val="0"/>
          <w:lang w:val="en-IN" w:eastAsia="en-GB" w:bidi="hi-IN"/>
          <w14:ligatures w14:val="none"/>
        </w:rPr>
        <w:tab/>
      </w:r>
      <w:r w:rsidRPr="00627A62">
        <w:rPr>
          <w:rFonts w:ascii="Times New Roman" w:eastAsia="Times New Roman" w:hAnsi="Times New Roman" w:cs="Times New Roman"/>
          <w:color w:val="000000"/>
          <w:kern w:val="0"/>
          <w:lang w:val="en-IN" w:eastAsia="en-GB" w:bidi="hi-IN"/>
          <w14:ligatures w14:val="none"/>
        </w:rPr>
        <w:br/>
        <w:t xml:space="preserve">Organisation: TAKE Solutions Limited | </w:t>
      </w:r>
      <w:proofErr w:type="spellStart"/>
      <w:r w:rsidRPr="00627A62">
        <w:rPr>
          <w:rFonts w:ascii="Times New Roman" w:eastAsia="Times New Roman" w:hAnsi="Times New Roman" w:cs="Times New Roman"/>
          <w:color w:val="000000"/>
          <w:kern w:val="0"/>
          <w:lang w:val="en-IN" w:eastAsia="en-GB" w:bidi="hi-IN"/>
          <w14:ligatures w14:val="none"/>
        </w:rPr>
        <w:t>take.health</w:t>
      </w:r>
      <w:proofErr w:type="spellEnd"/>
      <w:r w:rsidRPr="00627A62">
        <w:rPr>
          <w:rFonts w:ascii="Times New Roman" w:eastAsia="Times New Roman" w:hAnsi="Times New Roman" w:cs="Times New Roman"/>
          <w:color w:val="000000"/>
          <w:kern w:val="0"/>
          <w:lang w:val="en-IN" w:eastAsia="en-GB" w:bidi="hi-IN"/>
          <w14:ligatures w14:val="none"/>
        </w:rPr>
        <w:t xml:space="preserve"> Platform</w:t>
      </w:r>
      <w:r w:rsidR="008C7476">
        <w:rPr>
          <w:rFonts w:ascii="Times New Roman" w:eastAsia="Times New Roman" w:hAnsi="Times New Roman" w:cs="Times New Roman"/>
          <w:color w:val="000000"/>
          <w:kern w:val="0"/>
          <w:lang w:val="en-IN" w:eastAsia="en-GB" w:bidi="hi-IN"/>
          <w14:ligatures w14:val="none"/>
        </w:rPr>
        <w:tab/>
      </w:r>
      <w:r w:rsidRPr="00627A62">
        <w:rPr>
          <w:rFonts w:ascii="Times New Roman" w:eastAsia="Times New Roman" w:hAnsi="Times New Roman" w:cs="Times New Roman"/>
          <w:color w:val="000000"/>
          <w:kern w:val="0"/>
          <w:lang w:val="en-IN" w:eastAsia="en-GB" w:bidi="hi-IN"/>
          <w14:ligatures w14:val="none"/>
        </w:rPr>
        <w:br/>
        <w:t>Email</w:t>
      </w:r>
      <w:r w:rsidR="008C7476">
        <w:rPr>
          <w:rFonts w:ascii="Times New Roman" w:eastAsia="Times New Roman" w:hAnsi="Times New Roman" w:cs="Times New Roman"/>
          <w:color w:val="000000"/>
          <w:kern w:val="0"/>
          <w:lang w:val="en-IN" w:eastAsia="en-GB" w:bidi="hi-IN"/>
          <w14:ligatures w14:val="none"/>
        </w:rPr>
        <w:t xml:space="preserve">: </w:t>
      </w:r>
      <w:r w:rsidR="007C622C">
        <w:fldChar w:fldCharType="begin"/>
      </w:r>
      <w:r w:rsidR="007C622C">
        <w:instrText xml:space="preserve"> HYPERLINK "mailto:support@takesolutions.com" </w:instrText>
      </w:r>
      <w:r w:rsidR="007C622C">
        <w:fldChar w:fldCharType="separate"/>
      </w:r>
      <w:r w:rsidR="008C7476" w:rsidRPr="00D2529E">
        <w:rPr>
          <w:rStyle w:val="Hyperlink"/>
          <w:rFonts w:ascii="Times New Roman" w:eastAsia="Times New Roman" w:hAnsi="Times New Roman" w:cs="Times New Roman"/>
          <w:kern w:val="0"/>
          <w:lang w:val="en-IN" w:eastAsia="en-GB" w:bidi="hi-IN"/>
          <w14:ligatures w14:val="none"/>
        </w:rPr>
        <w:t>support@takesolutions.com</w:t>
      </w:r>
      <w:r w:rsidR="007C622C">
        <w:rPr>
          <w:rStyle w:val="Hyperlink"/>
          <w:rFonts w:ascii="Times New Roman" w:eastAsia="Times New Roman" w:hAnsi="Times New Roman" w:cs="Times New Roman"/>
          <w:kern w:val="0"/>
          <w:lang w:val="en-IN" w:eastAsia="en-GB" w:bidi="hi-IN"/>
          <w14:ligatures w14:val="none"/>
        </w:rPr>
        <w:fldChar w:fldCharType="end"/>
      </w:r>
      <w:r w:rsidR="008C7476">
        <w:rPr>
          <w:rFonts w:ascii="Times New Roman" w:eastAsia="Times New Roman" w:hAnsi="Times New Roman" w:cs="Times New Roman"/>
          <w:color w:val="000000"/>
          <w:kern w:val="0"/>
          <w:lang w:val="en-IN" w:eastAsia="en-GB" w:bidi="hi-IN"/>
          <w14:ligatures w14:val="none"/>
        </w:rPr>
        <w:tab/>
      </w:r>
      <w:del w:id="216" w:author="USER" w:date="2026-04-16T14:58:00Z">
        <w:r w:rsidRPr="00627A62" w:rsidDel="00972703">
          <w:rPr>
            <w:rFonts w:ascii="Times New Roman" w:eastAsia="Times New Roman" w:hAnsi="Times New Roman" w:cs="Times New Roman"/>
            <w:color w:val="000000"/>
            <w:kern w:val="0"/>
            <w:lang w:val="en-IN" w:eastAsia="en-GB" w:bidi="hi-IN"/>
            <w14:ligatures w14:val="none"/>
          </w:rPr>
          <w:br/>
          <w:delText>Postal Address: </w:delText>
        </w:r>
      </w:del>
      <w:r w:rsidR="008C7476">
        <w:rPr>
          <w:rFonts w:ascii="Times New Roman" w:eastAsia="Times New Roman" w:hAnsi="Times New Roman" w:cs="Times New Roman"/>
          <w:color w:val="000000"/>
          <w:kern w:val="0"/>
          <w:lang w:val="en-IN" w:eastAsia="en-GB" w:bidi="hi-IN"/>
          <w14:ligatures w14:val="none"/>
        </w:rPr>
        <w:tab/>
      </w:r>
      <w:r w:rsidR="008C7476" w:rsidRPr="00627A62">
        <w:rPr>
          <w:rFonts w:ascii="Times New Roman" w:eastAsia="Times New Roman" w:hAnsi="Times New Roman" w:cs="Times New Roman"/>
          <w:color w:val="000000"/>
          <w:kern w:val="0"/>
          <w:lang w:val="en-IN" w:eastAsia="en-GB" w:bidi="hi-IN"/>
          <w14:ligatures w14:val="none"/>
        </w:rPr>
        <w:t xml:space="preserve"> </w:t>
      </w:r>
      <w:r w:rsidRPr="00627A62">
        <w:rPr>
          <w:rFonts w:ascii="Times New Roman" w:eastAsia="Times New Roman" w:hAnsi="Times New Roman" w:cs="Times New Roman"/>
          <w:color w:val="000000"/>
          <w:kern w:val="0"/>
          <w:lang w:val="en-IN" w:eastAsia="en-GB" w:bidi="hi-IN"/>
          <w14:ligatures w14:val="none"/>
        </w:rPr>
        <w:br/>
        <w:t>Phone: </w:t>
      </w:r>
      <w:r w:rsidR="008C7476" w:rsidRPr="00627A62">
        <w:rPr>
          <w:rFonts w:ascii="Times New Roman" w:eastAsia="Times New Roman" w:hAnsi="Times New Roman" w:cs="Times New Roman"/>
          <w:color w:val="000000"/>
          <w:kern w:val="0"/>
          <w:lang w:val="en-IN" w:eastAsia="en-GB" w:bidi="hi-IN"/>
          <w14:ligatures w14:val="none"/>
        </w:rPr>
        <w:t xml:space="preserve"> </w:t>
      </w:r>
      <w:ins w:id="217" w:author="USER" w:date="2026-04-16T15:01:00Z">
        <w:r w:rsidR="00972703">
          <w:rPr>
            <w:rFonts w:ascii="Times New Roman" w:eastAsia="Times New Roman" w:hAnsi="Times New Roman" w:cs="Times New Roman"/>
            <w:color w:val="000000"/>
            <w:kern w:val="0"/>
            <w:lang w:val="en-IN" w:eastAsia="en-GB" w:bidi="hi-IN"/>
            <w14:ligatures w14:val="none"/>
          </w:rPr>
          <w:t>815602</w:t>
        </w:r>
      </w:ins>
      <w:ins w:id="218" w:author="USER" w:date="2026-04-16T15:02:00Z">
        <w:r w:rsidR="00972703">
          <w:rPr>
            <w:rFonts w:ascii="Times New Roman" w:eastAsia="Times New Roman" w:hAnsi="Times New Roman" w:cs="Times New Roman"/>
            <w:color w:val="000000"/>
            <w:kern w:val="0"/>
            <w:lang w:val="en-IN" w:eastAsia="en-GB" w:bidi="hi-IN"/>
            <w14:ligatures w14:val="none"/>
          </w:rPr>
          <w:t>0445</w:t>
        </w:r>
      </w:ins>
      <w:r w:rsidRPr="00627A62">
        <w:rPr>
          <w:rFonts w:ascii="Times New Roman" w:eastAsia="Times New Roman" w:hAnsi="Times New Roman" w:cs="Times New Roman"/>
          <w:color w:val="000000"/>
          <w:kern w:val="0"/>
          <w:lang w:val="en-IN" w:eastAsia="en-GB" w:bidi="hi-IN"/>
          <w14:ligatures w14:val="none"/>
        </w:rPr>
        <w:br/>
        <w:t>Availability: Monday to Friday, 10:00 AM to 6:00 PM IST</w:t>
      </w:r>
    </w:p>
    <w:p w14:paraId="15BD65EB" w14:textId="3B2AEB50" w:rsidR="002B0C6B" w:rsidRPr="00627A62" w:rsidRDefault="002B0C6B" w:rsidP="00391D41">
      <w:pPr>
        <w:spacing w:before="100" w:beforeAutospacing="1" w:after="100" w:afterAutospacing="1" w:line="276" w:lineRule="auto"/>
        <w:outlineLvl w:val="1"/>
        <w:rPr>
          <w:rFonts w:ascii="Times New Roman" w:eastAsia="Times New Roman" w:hAnsi="Times New Roman" w:cs="Times New Roman"/>
          <w:b/>
          <w:bCs/>
          <w:kern w:val="0"/>
          <w:lang w:val="en-IN" w:eastAsia="en-GB" w:bidi="hi-IN"/>
          <w14:ligatures w14:val="none"/>
        </w:rPr>
      </w:pPr>
      <w:r w:rsidRPr="00627A62">
        <w:rPr>
          <w:rFonts w:ascii="Times New Roman" w:eastAsia="Times New Roman" w:hAnsi="Times New Roman" w:cs="Times New Roman"/>
          <w:b/>
          <w:bCs/>
          <w:color w:val="000000"/>
          <w:kern w:val="0"/>
          <w:lang w:val="en-IN" w:eastAsia="en-GB" w:bidi="hi-IN"/>
          <w14:ligatures w14:val="none"/>
        </w:rPr>
        <w:t>Resolution Timeline</w:t>
      </w:r>
    </w:p>
    <w:tbl>
      <w:tblPr>
        <w:tblStyle w:val="TableGrid"/>
        <w:tblW w:w="0" w:type="auto"/>
        <w:tblLook w:val="04A0" w:firstRow="1" w:lastRow="0" w:firstColumn="1" w:lastColumn="0" w:noHBand="0" w:noVBand="1"/>
      </w:tblPr>
      <w:tblGrid>
        <w:gridCol w:w="4390"/>
        <w:gridCol w:w="5806"/>
      </w:tblGrid>
      <w:tr w:rsidR="002B0C6B" w:rsidRPr="00627A62" w14:paraId="7A8EB422" w14:textId="77777777" w:rsidTr="005F158B">
        <w:tc>
          <w:tcPr>
            <w:tcW w:w="4390" w:type="dxa"/>
            <w:hideMark/>
          </w:tcPr>
          <w:p w14:paraId="1DFBAE6E" w14:textId="77777777" w:rsidR="002B0C6B" w:rsidRPr="00627A62" w:rsidRDefault="002B0C6B" w:rsidP="00391D41">
            <w:pPr>
              <w:spacing w:line="276" w:lineRule="auto"/>
              <w:rPr>
                <w:rFonts w:ascii="Times New Roman" w:eastAsia="Times New Roman" w:hAnsi="Times New Roman" w:cs="Times New Roman"/>
                <w:b/>
                <w:bCs/>
                <w:kern w:val="0"/>
                <w:lang w:val="en-IN" w:eastAsia="en-GB" w:bidi="hi-IN"/>
                <w14:ligatures w14:val="none"/>
              </w:rPr>
            </w:pPr>
            <w:r w:rsidRPr="00627A62">
              <w:rPr>
                <w:rFonts w:ascii="Times New Roman" w:eastAsia="Times New Roman" w:hAnsi="Times New Roman" w:cs="Times New Roman"/>
                <w:b/>
                <w:bCs/>
                <w:kern w:val="0"/>
                <w:lang w:val="en-IN" w:eastAsia="en-GB" w:bidi="hi-IN"/>
                <w14:ligatures w14:val="none"/>
              </w:rPr>
              <w:t>Stage</w:t>
            </w:r>
          </w:p>
        </w:tc>
        <w:tc>
          <w:tcPr>
            <w:tcW w:w="5806" w:type="dxa"/>
            <w:hideMark/>
          </w:tcPr>
          <w:p w14:paraId="5B5F856E" w14:textId="77777777" w:rsidR="002B0C6B" w:rsidRPr="00627A62" w:rsidRDefault="002B0C6B" w:rsidP="00391D41">
            <w:pPr>
              <w:spacing w:line="276" w:lineRule="auto"/>
              <w:rPr>
                <w:rFonts w:ascii="Times New Roman" w:eastAsia="Times New Roman" w:hAnsi="Times New Roman" w:cs="Times New Roman"/>
                <w:b/>
                <w:bCs/>
                <w:kern w:val="0"/>
                <w:lang w:val="en-IN" w:eastAsia="en-GB" w:bidi="hi-IN"/>
                <w14:ligatures w14:val="none"/>
              </w:rPr>
            </w:pPr>
            <w:r w:rsidRPr="00627A62">
              <w:rPr>
                <w:rFonts w:ascii="Times New Roman" w:eastAsia="Times New Roman" w:hAnsi="Times New Roman" w:cs="Times New Roman"/>
                <w:b/>
                <w:bCs/>
                <w:kern w:val="0"/>
                <w:lang w:val="en-IN" w:eastAsia="en-GB" w:bidi="hi-IN"/>
                <w14:ligatures w14:val="none"/>
              </w:rPr>
              <w:t>Timeline</w:t>
            </w:r>
          </w:p>
        </w:tc>
      </w:tr>
      <w:tr w:rsidR="002B0C6B" w:rsidRPr="00627A62" w14:paraId="0F4D69B3" w14:textId="77777777" w:rsidTr="005F158B">
        <w:tc>
          <w:tcPr>
            <w:tcW w:w="4390" w:type="dxa"/>
            <w:hideMark/>
          </w:tcPr>
          <w:p w14:paraId="4FA18120" w14:textId="77777777" w:rsidR="002B0C6B" w:rsidRPr="00627A62" w:rsidRDefault="002B0C6B" w:rsidP="00391D41">
            <w:pPr>
              <w:spacing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kern w:val="0"/>
                <w:lang w:val="en-IN" w:eastAsia="en-GB" w:bidi="hi-IN"/>
                <w14:ligatures w14:val="none"/>
              </w:rPr>
              <w:t>Acknowledgment of complaint</w:t>
            </w:r>
          </w:p>
        </w:tc>
        <w:tc>
          <w:tcPr>
            <w:tcW w:w="5806" w:type="dxa"/>
            <w:hideMark/>
          </w:tcPr>
          <w:p w14:paraId="01E37D5F" w14:textId="77777777" w:rsidR="002B0C6B" w:rsidRPr="00627A62" w:rsidRDefault="002B0C6B" w:rsidP="00391D41">
            <w:pPr>
              <w:spacing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kern w:val="0"/>
                <w:lang w:val="en-IN" w:eastAsia="en-GB" w:bidi="hi-IN"/>
                <w14:ligatures w14:val="none"/>
              </w:rPr>
              <w:t>Within 24 hours of receipt (IT Intermediary Rules 2021, Rule 3(2)(a))</w:t>
            </w:r>
          </w:p>
        </w:tc>
      </w:tr>
      <w:tr w:rsidR="002B0C6B" w:rsidRPr="00627A62" w14:paraId="27A8F60F" w14:textId="77777777" w:rsidTr="005F158B">
        <w:tc>
          <w:tcPr>
            <w:tcW w:w="4390" w:type="dxa"/>
            <w:hideMark/>
          </w:tcPr>
          <w:p w14:paraId="27DCB6BF" w14:textId="77777777" w:rsidR="002B0C6B" w:rsidRPr="00627A62" w:rsidRDefault="002B0C6B" w:rsidP="00391D41">
            <w:pPr>
              <w:spacing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kern w:val="0"/>
                <w:lang w:val="en-IN" w:eastAsia="en-GB" w:bidi="hi-IN"/>
                <w14:ligatures w14:val="none"/>
              </w:rPr>
              <w:t>Substantive resolution</w:t>
            </w:r>
          </w:p>
        </w:tc>
        <w:tc>
          <w:tcPr>
            <w:tcW w:w="5806" w:type="dxa"/>
            <w:hideMark/>
          </w:tcPr>
          <w:p w14:paraId="595B8923" w14:textId="77777777" w:rsidR="002B0C6B" w:rsidRPr="00627A62" w:rsidRDefault="002B0C6B" w:rsidP="00391D41">
            <w:pPr>
              <w:spacing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kern w:val="0"/>
                <w:lang w:val="en-IN" w:eastAsia="en-GB" w:bidi="hi-IN"/>
                <w14:ligatures w14:val="none"/>
              </w:rPr>
              <w:t>Within 15 days of receipt (IT Intermediary Rules 2021, Rule 3(2)(b))</w:t>
            </w:r>
          </w:p>
        </w:tc>
      </w:tr>
      <w:tr w:rsidR="002B0C6B" w:rsidRPr="00627A62" w14:paraId="0414F1AF" w14:textId="77777777" w:rsidTr="005F158B">
        <w:tc>
          <w:tcPr>
            <w:tcW w:w="4390" w:type="dxa"/>
            <w:hideMark/>
          </w:tcPr>
          <w:p w14:paraId="17F457F9" w14:textId="77777777" w:rsidR="002B0C6B" w:rsidRPr="00627A62" w:rsidRDefault="002B0C6B" w:rsidP="00391D41">
            <w:pPr>
              <w:spacing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kern w:val="0"/>
                <w:lang w:val="en-IN" w:eastAsia="en-GB" w:bidi="hi-IN"/>
                <w14:ligatures w14:val="none"/>
              </w:rPr>
              <w:t>Response to data rights requests (DPDPA)</w:t>
            </w:r>
          </w:p>
        </w:tc>
        <w:tc>
          <w:tcPr>
            <w:tcW w:w="5806" w:type="dxa"/>
            <w:hideMark/>
          </w:tcPr>
          <w:p w14:paraId="13DF999E" w14:textId="77777777" w:rsidR="002B0C6B" w:rsidRPr="00627A62" w:rsidRDefault="002B0C6B" w:rsidP="00391D41">
            <w:pPr>
              <w:spacing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kern w:val="0"/>
                <w:lang w:val="en-IN" w:eastAsia="en-GB" w:bidi="hi-IN"/>
                <w14:ligatures w14:val="none"/>
              </w:rPr>
              <w:t>Within 30 days of receipt</w:t>
            </w:r>
          </w:p>
        </w:tc>
      </w:tr>
      <w:tr w:rsidR="002B0C6B" w:rsidRPr="00627A62" w14:paraId="399B7D9F" w14:textId="77777777" w:rsidTr="005F158B">
        <w:tc>
          <w:tcPr>
            <w:tcW w:w="4390" w:type="dxa"/>
            <w:hideMark/>
          </w:tcPr>
          <w:p w14:paraId="32886B4A" w14:textId="77777777" w:rsidR="002B0C6B" w:rsidRPr="00627A62" w:rsidRDefault="002B0C6B" w:rsidP="00391D41">
            <w:pPr>
              <w:spacing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kern w:val="0"/>
                <w:lang w:val="en-IN" w:eastAsia="en-GB" w:bidi="hi-IN"/>
                <w14:ligatures w14:val="none"/>
              </w:rPr>
              <w:t>Response to AI human review requests</w:t>
            </w:r>
          </w:p>
        </w:tc>
        <w:tc>
          <w:tcPr>
            <w:tcW w:w="5806" w:type="dxa"/>
            <w:hideMark/>
          </w:tcPr>
          <w:p w14:paraId="3688CFDF" w14:textId="77777777" w:rsidR="002B0C6B" w:rsidRPr="00627A62" w:rsidRDefault="002B0C6B" w:rsidP="00391D41">
            <w:pPr>
              <w:spacing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kern w:val="0"/>
                <w:lang w:val="en-IN" w:eastAsia="en-GB" w:bidi="hi-IN"/>
                <w14:ligatures w14:val="none"/>
              </w:rPr>
              <w:t>Within 15 business days of receipt</w:t>
            </w:r>
          </w:p>
        </w:tc>
      </w:tr>
      <w:tr w:rsidR="002B0C6B" w:rsidRPr="00627A62" w14:paraId="6A7B0278" w14:textId="77777777" w:rsidTr="005F158B">
        <w:tc>
          <w:tcPr>
            <w:tcW w:w="4390" w:type="dxa"/>
            <w:hideMark/>
          </w:tcPr>
          <w:p w14:paraId="1D2F0DE9" w14:textId="77777777" w:rsidR="002B0C6B" w:rsidRPr="00627A62" w:rsidRDefault="002B0C6B" w:rsidP="00391D41">
            <w:pPr>
              <w:spacing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kern w:val="0"/>
                <w:lang w:val="en-IN" w:eastAsia="en-GB" w:bidi="hi-IN"/>
                <w14:ligatures w14:val="none"/>
              </w:rPr>
              <w:t>Response to billing / refund complaints</w:t>
            </w:r>
          </w:p>
        </w:tc>
        <w:tc>
          <w:tcPr>
            <w:tcW w:w="5806" w:type="dxa"/>
            <w:hideMark/>
          </w:tcPr>
          <w:p w14:paraId="3135729F" w14:textId="77777777" w:rsidR="002B0C6B" w:rsidRPr="00627A62" w:rsidRDefault="002B0C6B" w:rsidP="00391D41">
            <w:pPr>
              <w:spacing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kern w:val="0"/>
                <w:lang w:val="en-IN" w:eastAsia="en-GB" w:bidi="hi-IN"/>
                <w14:ligatures w14:val="none"/>
              </w:rPr>
              <w:t>Within 10 business days of receipt</w:t>
            </w:r>
          </w:p>
        </w:tc>
      </w:tr>
    </w:tbl>
    <w:p w14:paraId="5A0D26B9" w14:textId="70A2FEFA" w:rsidR="002B0C6B" w:rsidRPr="00627A62" w:rsidRDefault="002B0C6B" w:rsidP="00391D41">
      <w:pPr>
        <w:spacing w:before="100" w:beforeAutospacing="1" w:after="100" w:afterAutospacing="1" w:line="276" w:lineRule="auto"/>
        <w:outlineLvl w:val="1"/>
        <w:rPr>
          <w:rFonts w:ascii="Times New Roman" w:eastAsia="Times New Roman" w:hAnsi="Times New Roman" w:cs="Times New Roman"/>
          <w:b/>
          <w:bCs/>
          <w:color w:val="000000"/>
          <w:kern w:val="0"/>
          <w:lang w:val="en-IN" w:eastAsia="en-GB" w:bidi="hi-IN"/>
          <w14:ligatures w14:val="none"/>
        </w:rPr>
      </w:pPr>
      <w:r w:rsidRPr="00627A62">
        <w:rPr>
          <w:rFonts w:ascii="Times New Roman" w:eastAsia="Times New Roman" w:hAnsi="Times New Roman" w:cs="Times New Roman"/>
          <w:b/>
          <w:bCs/>
          <w:color w:val="000000"/>
          <w:kern w:val="0"/>
          <w:lang w:val="en-IN" w:eastAsia="en-GB" w:bidi="hi-IN"/>
          <w14:ligatures w14:val="none"/>
        </w:rPr>
        <w:t>Governing Law and Dispute Resolution</w:t>
      </w:r>
    </w:p>
    <w:p w14:paraId="433B0CCE" w14:textId="77777777" w:rsidR="002B0C6B" w:rsidRPr="00627A62" w:rsidRDefault="002B0C6B"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This Master Policy Document and all disputes arising from or in connection with it are governed by and construed in accordance with the laws of India, without regard to conflict of law principles.</w:t>
      </w:r>
    </w:p>
    <w:p w14:paraId="4D8DF723" w14:textId="77777777" w:rsidR="002B0C6B" w:rsidRPr="00627A62" w:rsidRDefault="002B0C6B"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In the event of a dispute, controversy, or claim arising out of or relating to this Agreement, the parties agree to first attempt resolution in good faith through direct negotiation. If unresolved within 30 days of notice, the dispute shall be referred to mediation before a mutually agreed mediator. Mediation shall be conducted in Chennai, Tamil Nadu, India.</w:t>
      </w:r>
    </w:p>
    <w:p w14:paraId="202A5CD3" w14:textId="77777777" w:rsidR="002B0C6B" w:rsidRPr="00627A62" w:rsidRDefault="002B0C6B"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If mediation fails within 60 days of initiation, the dispute shall be finally resolved by binding arbitration in accordance with the Arbitration and Conciliation Act, 1996, as amended. The seat of arbitration shall be Chennai, Tamil Nadu, India. The arbitration shall be conducted in English. The arbitral award shall be final and binding.</w:t>
      </w:r>
    </w:p>
    <w:p w14:paraId="3CB624EF" w14:textId="77777777" w:rsidR="002B0C6B" w:rsidRPr="00627A62" w:rsidRDefault="002B0C6B"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lastRenderedPageBreak/>
        <w:t>Notwithstanding the arbitration clause, either party may seek urgent interim relief from the courts at Chennai, Tamil Nadu, India, which shall have exclusive jurisdiction over all matters arising from this Agreement that are not subject to arbitration or where urgent relief is required.</w:t>
      </w:r>
    </w:p>
    <w:p w14:paraId="71776EFB" w14:textId="381C9E61" w:rsidR="002B0C6B" w:rsidRPr="00627A62" w:rsidRDefault="002B0C6B" w:rsidP="00391D41">
      <w:pPr>
        <w:spacing w:before="100" w:beforeAutospacing="1" w:after="100" w:afterAutospacing="1" w:line="276" w:lineRule="auto"/>
        <w:outlineLvl w:val="1"/>
        <w:rPr>
          <w:rFonts w:ascii="Times New Roman" w:eastAsia="Times New Roman" w:hAnsi="Times New Roman" w:cs="Times New Roman"/>
          <w:b/>
          <w:bCs/>
          <w:color w:val="000000"/>
          <w:kern w:val="0"/>
          <w:lang w:val="en-IN" w:eastAsia="en-GB" w:bidi="hi-IN"/>
          <w14:ligatures w14:val="none"/>
        </w:rPr>
      </w:pPr>
      <w:r w:rsidRPr="00627A62">
        <w:rPr>
          <w:rFonts w:ascii="Times New Roman" w:eastAsia="Times New Roman" w:hAnsi="Times New Roman" w:cs="Times New Roman"/>
          <w:b/>
          <w:bCs/>
          <w:color w:val="000000"/>
          <w:kern w:val="0"/>
          <w:lang w:val="en-IN" w:eastAsia="en-GB" w:bidi="hi-IN"/>
          <w14:ligatures w14:val="none"/>
        </w:rPr>
        <w:t>Amendments to This Document</w:t>
      </w:r>
    </w:p>
    <w:p w14:paraId="6EAB3CA2" w14:textId="77777777" w:rsidR="006B5C08" w:rsidRPr="006B5C08" w:rsidRDefault="006B5C08" w:rsidP="006B5C08">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B5C08">
        <w:rPr>
          <w:rFonts w:ascii="Times New Roman" w:eastAsia="Times New Roman" w:hAnsi="Times New Roman" w:cs="Times New Roman"/>
          <w:color w:val="000000"/>
          <w:kern w:val="0"/>
          <w:lang w:val="en-IN" w:eastAsia="en-GB" w:bidi="hi-IN"/>
          <w14:ligatures w14:val="none"/>
        </w:rPr>
        <w:t>The Company reserves the right to update, modify, or revise this Master Policy Document at any time. When material changes are made:</w:t>
      </w:r>
    </w:p>
    <w:p w14:paraId="3A42087D" w14:textId="77777777" w:rsidR="006B5C08" w:rsidRPr="006B5C08" w:rsidRDefault="006B5C08" w:rsidP="006B5C08">
      <w:pPr>
        <w:numPr>
          <w:ilvl w:val="0"/>
          <w:numId w:val="29"/>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B5C08">
        <w:rPr>
          <w:rFonts w:ascii="Times New Roman" w:eastAsia="Times New Roman" w:hAnsi="Times New Roman" w:cs="Times New Roman"/>
          <w:color w:val="000000"/>
          <w:kern w:val="0"/>
          <w:lang w:val="en-IN" w:eastAsia="en-GB" w:bidi="hi-IN"/>
          <w14:ligatures w14:val="none"/>
        </w:rPr>
        <w:t>Users will be notified by email at least 15 days before the changes take effect for all Parts</w:t>
      </w:r>
    </w:p>
    <w:p w14:paraId="124C83FF" w14:textId="77777777" w:rsidR="006B5C08" w:rsidRPr="006B5C08" w:rsidRDefault="006B5C08" w:rsidP="006B5C08">
      <w:pPr>
        <w:numPr>
          <w:ilvl w:val="0"/>
          <w:numId w:val="29"/>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B5C08">
        <w:rPr>
          <w:rFonts w:ascii="Times New Roman" w:eastAsia="Times New Roman" w:hAnsi="Times New Roman" w:cs="Times New Roman"/>
          <w:color w:val="000000"/>
          <w:kern w:val="0"/>
          <w:lang w:val="en-IN" w:eastAsia="en-GB" w:bidi="hi-IN"/>
          <w14:ligatures w14:val="none"/>
        </w:rPr>
        <w:t>A prominent notice will be displayed on the Platform</w:t>
      </w:r>
    </w:p>
    <w:p w14:paraId="1C708649" w14:textId="77777777" w:rsidR="006B5C08" w:rsidRPr="006B5C08" w:rsidRDefault="006B5C08" w:rsidP="006B5C08">
      <w:pPr>
        <w:numPr>
          <w:ilvl w:val="0"/>
          <w:numId w:val="29"/>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B5C08">
        <w:rPr>
          <w:rFonts w:ascii="Times New Roman" w:eastAsia="Times New Roman" w:hAnsi="Times New Roman" w:cs="Times New Roman"/>
          <w:color w:val="000000"/>
          <w:kern w:val="0"/>
          <w:lang w:val="en-IN" w:eastAsia="en-GB" w:bidi="hi-IN"/>
          <w14:ligatures w14:val="none"/>
        </w:rPr>
        <w:t>The "Last Reviewed" date at the top of this Document will be updated</w:t>
      </w:r>
    </w:p>
    <w:p w14:paraId="23DC5E49" w14:textId="77777777" w:rsidR="006B5C08" w:rsidRPr="006B5C08" w:rsidRDefault="006B5C08" w:rsidP="006B5C08">
      <w:pPr>
        <w:numPr>
          <w:ilvl w:val="0"/>
          <w:numId w:val="29"/>
        </w:num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B5C08">
        <w:rPr>
          <w:rFonts w:ascii="Times New Roman" w:eastAsia="Times New Roman" w:hAnsi="Times New Roman" w:cs="Times New Roman"/>
          <w:color w:val="000000"/>
          <w:kern w:val="0"/>
          <w:lang w:val="en-IN" w:eastAsia="en-GB" w:bidi="hi-IN"/>
          <w14:ligatures w14:val="none"/>
        </w:rPr>
        <w:t>Where changes involve new processing of sensitive health data or material changes to data retention periods, fresh consent will be sought as required under the DPDPA 2023</w:t>
      </w:r>
    </w:p>
    <w:p w14:paraId="5819E019" w14:textId="2EF17A33" w:rsidR="006B5C08" w:rsidRPr="006B5C08" w:rsidRDefault="006B5C08" w:rsidP="006B5C08">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B5C08">
        <w:rPr>
          <w:rFonts w:ascii="Times New Roman" w:eastAsia="Times New Roman" w:hAnsi="Times New Roman" w:cs="Times New Roman"/>
          <w:color w:val="000000"/>
          <w:kern w:val="0"/>
          <w:lang w:val="en-IN" w:eastAsia="en-GB" w:bidi="hi-IN"/>
          <w14:ligatures w14:val="none"/>
        </w:rPr>
        <w:t>Given the rapidly evolving nature of AI regulation and technology</w:t>
      </w:r>
      <w:r w:rsidRPr="00627A62">
        <w:rPr>
          <w:rFonts w:ascii="Times New Roman" w:eastAsia="Times New Roman" w:hAnsi="Times New Roman" w:cs="Times New Roman"/>
          <w:color w:val="000000"/>
          <w:kern w:val="0"/>
          <w:lang w:val="en-IN" w:eastAsia="en-GB" w:bidi="hi-IN"/>
          <w14:ligatures w14:val="none"/>
        </w:rPr>
        <w:t xml:space="preserve"> section</w:t>
      </w:r>
      <w:r w:rsidRPr="006B5C08">
        <w:rPr>
          <w:rFonts w:ascii="Times New Roman" w:eastAsia="Times New Roman" w:hAnsi="Times New Roman" w:cs="Times New Roman"/>
          <w:color w:val="000000"/>
          <w:kern w:val="0"/>
          <w:lang w:val="en-IN" w:eastAsia="en-GB" w:bidi="hi-IN"/>
          <w14:ligatures w14:val="none"/>
        </w:rPr>
        <w:t xml:space="preserve"> of this Document is subject to review at minimum every 6 months, or more frequently upon: (a) introduction of a new AI system category on the Platform; (b) issuance of new regulatory guidance on AI in healthcare; or (c) material changes to third-party AI service arrangements. Users will be notified of all material updates with the same 15-day advance notice applicable to all other Parts.</w:t>
      </w:r>
    </w:p>
    <w:p w14:paraId="7823BE97" w14:textId="295CA308" w:rsidR="002B0C6B" w:rsidRPr="00627A62" w:rsidRDefault="006B5C08"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B5C08">
        <w:rPr>
          <w:rFonts w:ascii="Times New Roman" w:eastAsia="Times New Roman" w:hAnsi="Times New Roman" w:cs="Times New Roman"/>
          <w:color w:val="000000"/>
          <w:kern w:val="0"/>
          <w:lang w:val="en-IN" w:eastAsia="en-GB" w:bidi="hi-IN"/>
          <w14:ligatures w14:val="none"/>
        </w:rPr>
        <w:t>Your continued use of the Platform after changes take effect constitutes your acceptance of the revised Document</w:t>
      </w:r>
      <w:r w:rsidR="002B0C6B" w:rsidRPr="00627A62">
        <w:rPr>
          <w:rFonts w:ascii="Times New Roman" w:eastAsia="Times New Roman" w:hAnsi="Times New Roman" w:cs="Times New Roman"/>
          <w:color w:val="000000"/>
          <w:kern w:val="0"/>
          <w:lang w:val="en-IN" w:eastAsia="en-GB" w:bidi="hi-IN"/>
          <w14:ligatures w14:val="none"/>
        </w:rPr>
        <w:t>.</w:t>
      </w:r>
    </w:p>
    <w:p w14:paraId="39C121AF" w14:textId="3CF4B5BF" w:rsidR="002B0C6B" w:rsidRPr="00627A62" w:rsidRDefault="002B0C6B" w:rsidP="00391D41">
      <w:pPr>
        <w:spacing w:before="100" w:beforeAutospacing="1" w:after="100" w:afterAutospacing="1" w:line="276" w:lineRule="auto"/>
        <w:outlineLvl w:val="1"/>
        <w:rPr>
          <w:rFonts w:ascii="Times New Roman" w:eastAsia="Times New Roman" w:hAnsi="Times New Roman" w:cs="Times New Roman"/>
          <w:b/>
          <w:bCs/>
          <w:color w:val="000000"/>
          <w:kern w:val="0"/>
          <w:lang w:val="en-IN" w:eastAsia="en-GB" w:bidi="hi-IN"/>
          <w14:ligatures w14:val="none"/>
        </w:rPr>
      </w:pPr>
      <w:r w:rsidRPr="00627A62">
        <w:rPr>
          <w:rFonts w:ascii="Times New Roman" w:eastAsia="Times New Roman" w:hAnsi="Times New Roman" w:cs="Times New Roman"/>
          <w:b/>
          <w:bCs/>
          <w:color w:val="000000"/>
          <w:kern w:val="0"/>
          <w:lang w:val="en-IN" w:eastAsia="en-GB" w:bidi="hi-IN"/>
          <w14:ligatures w14:val="none"/>
        </w:rPr>
        <w:t>Severability</w:t>
      </w:r>
    </w:p>
    <w:p w14:paraId="4136015A" w14:textId="77777777" w:rsidR="002B0C6B" w:rsidRPr="00627A62" w:rsidRDefault="002B0C6B"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If any provision of this Master Policy Document is found by a court or arbitrator of competent jurisdiction to be invalid, unlawful, or unenforceable in any respect, such provision shall be modified to the minimum extent necessary to make it enforceable, or severed if modification is not possible, without affecting the validity and enforceability of all remaining provisions.</w:t>
      </w:r>
    </w:p>
    <w:p w14:paraId="2F328E14" w14:textId="12ED374E" w:rsidR="002B0C6B" w:rsidRPr="00627A62" w:rsidRDefault="002B0C6B" w:rsidP="00391D41">
      <w:pPr>
        <w:spacing w:before="100" w:beforeAutospacing="1" w:after="100" w:afterAutospacing="1" w:line="276" w:lineRule="auto"/>
        <w:outlineLvl w:val="1"/>
        <w:rPr>
          <w:rFonts w:ascii="Times New Roman" w:eastAsia="Times New Roman" w:hAnsi="Times New Roman" w:cs="Times New Roman"/>
          <w:b/>
          <w:bCs/>
          <w:color w:val="000000"/>
          <w:kern w:val="0"/>
          <w:lang w:val="en-IN" w:eastAsia="en-GB" w:bidi="hi-IN"/>
          <w14:ligatures w14:val="none"/>
        </w:rPr>
      </w:pPr>
      <w:r w:rsidRPr="00627A62">
        <w:rPr>
          <w:rFonts w:ascii="Times New Roman" w:eastAsia="Times New Roman" w:hAnsi="Times New Roman" w:cs="Times New Roman"/>
          <w:b/>
          <w:bCs/>
          <w:color w:val="000000"/>
          <w:kern w:val="0"/>
          <w:lang w:val="en-IN" w:eastAsia="en-GB" w:bidi="hi-IN"/>
          <w14:ligatures w14:val="none"/>
        </w:rPr>
        <w:t>General Provisions</w:t>
      </w:r>
    </w:p>
    <w:p w14:paraId="418164EA" w14:textId="316F79C9" w:rsidR="002B0C6B" w:rsidRPr="00627A62" w:rsidRDefault="002B0C6B"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This Master Policy Document, together with the Privacy Policy and any executed MSA/DPA, constitutes the entire agreement between you and the Company regarding your use of the Platform and supersedes all prior agreements, understandings, and communications.</w:t>
      </w:r>
    </w:p>
    <w:p w14:paraId="1C094212" w14:textId="1C9FF4AE" w:rsidR="002B0C6B" w:rsidRPr="00627A62" w:rsidRDefault="002B0C6B"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No failure or delay by the Company in exercising any right, power, or remedy shall operate as a waiver. A waiver of any specific breach shall not constitute a waiver of any subsequent breach.</w:t>
      </w:r>
    </w:p>
    <w:p w14:paraId="2A3876F2" w14:textId="3F7A76D3" w:rsidR="002B0C6B" w:rsidRPr="00627A62" w:rsidRDefault="002B0C6B"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You may not assign, transfer, or sub-licence any of your rights or obligations under this Agreement without the prior written consent of the Company. The Company may assign its rights and obligations to any successor entity or acquirer of its business with reasonable advance notice to you.</w:t>
      </w:r>
    </w:p>
    <w:p w14:paraId="5337E38D" w14:textId="378722A3" w:rsidR="002B0C6B" w:rsidRPr="00627A62" w:rsidRDefault="002B0C6B"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 xml:space="preserve">Notices from the Company to you will be delivered by email to your registered address or by prominent notice on the Platform. Notices from you to the Company must be delivered to </w:t>
      </w:r>
      <w:r w:rsidR="008C7476">
        <w:rPr>
          <w:rFonts w:ascii="Times New Roman" w:eastAsia="Times New Roman" w:hAnsi="Times New Roman" w:cs="Times New Roman"/>
          <w:color w:val="000000"/>
          <w:kern w:val="0"/>
          <w:lang w:val="en-IN" w:eastAsia="en-GB" w:bidi="hi-IN"/>
          <w14:ligatures w14:val="none"/>
        </w:rPr>
        <w:t>support@takesolutions.com</w:t>
      </w:r>
      <w:r w:rsidRPr="00627A62">
        <w:rPr>
          <w:rFonts w:ascii="Times New Roman" w:eastAsia="Times New Roman" w:hAnsi="Times New Roman" w:cs="Times New Roman"/>
          <w:color w:val="000000"/>
          <w:kern w:val="0"/>
          <w:lang w:val="en-IN" w:eastAsia="en-GB" w:bidi="hi-IN"/>
          <w14:ligatures w14:val="none"/>
        </w:rPr>
        <w:t xml:space="preserve"> or to the Company's registered office in Chennai.</w:t>
      </w:r>
    </w:p>
    <w:p w14:paraId="2221768F" w14:textId="5D8528FF" w:rsidR="002B0C6B" w:rsidRPr="00627A62" w:rsidRDefault="002B0C6B"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Nothing in this Agreement creates any agency, partnership, joint venture, employer-employee, or franchisor-franchisee relationship between you and the Company.</w:t>
      </w:r>
    </w:p>
    <w:p w14:paraId="78CE19B9" w14:textId="5882B300" w:rsidR="002B0C6B" w:rsidRPr="00627A62" w:rsidRDefault="002B0C6B" w:rsidP="00391D41">
      <w:pPr>
        <w:spacing w:before="100" w:beforeAutospacing="1" w:after="100" w:afterAutospacing="1" w:line="276" w:lineRule="auto"/>
        <w:rPr>
          <w:rFonts w:ascii="Times New Roman" w:eastAsia="Times New Roman" w:hAnsi="Times New Roman" w:cs="Times New Roman"/>
          <w:color w:val="000000"/>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lastRenderedPageBreak/>
        <w:t>This Document is drafted in English. In the event of any conflict between the English version and any translation, the English version shall prevail.</w:t>
      </w:r>
    </w:p>
    <w:p w14:paraId="7CC4FB7A" w14:textId="351C624F" w:rsidR="002B0C6B" w:rsidRPr="00627A62" w:rsidRDefault="005F158B" w:rsidP="005F158B">
      <w:pPr>
        <w:spacing w:before="100" w:beforeAutospacing="1" w:after="100" w:afterAutospacing="1" w:line="276" w:lineRule="auto"/>
        <w:jc w:val="center"/>
        <w:outlineLvl w:val="0"/>
        <w:rPr>
          <w:rFonts w:ascii="Times New Roman" w:eastAsia="Times New Roman" w:hAnsi="Times New Roman" w:cs="Times New Roman"/>
          <w:b/>
          <w:bCs/>
          <w:color w:val="000000"/>
          <w:kern w:val="36"/>
          <w:lang w:val="en-IN" w:eastAsia="en-GB" w:bidi="hi-IN"/>
          <w14:ligatures w14:val="none"/>
        </w:rPr>
      </w:pPr>
      <w:r w:rsidRPr="00627A62">
        <w:rPr>
          <w:rFonts w:ascii="Times New Roman" w:eastAsia="Times New Roman" w:hAnsi="Times New Roman" w:cs="Times New Roman"/>
          <w:b/>
          <w:bCs/>
          <w:color w:val="000000"/>
          <w:kern w:val="36"/>
          <w:lang w:val="en-IN" w:eastAsia="en-GB" w:bidi="hi-IN"/>
          <w14:ligatures w14:val="none"/>
        </w:rPr>
        <w:t xml:space="preserve">SECTION II: </w:t>
      </w:r>
      <w:r w:rsidR="002B0C6B" w:rsidRPr="00627A62">
        <w:rPr>
          <w:rFonts w:ascii="Times New Roman" w:eastAsia="Times New Roman" w:hAnsi="Times New Roman" w:cs="Times New Roman"/>
          <w:b/>
          <w:bCs/>
          <w:color w:val="000000"/>
          <w:kern w:val="36"/>
          <w:lang w:val="en-IN" w:eastAsia="en-GB" w:bidi="hi-IN"/>
          <w14:ligatures w14:val="none"/>
        </w:rPr>
        <w:t>MEDICAL DISCLAIMER &amp; SCOPE-OF-SERVICE DISCLOSURE</w:t>
      </w:r>
    </w:p>
    <w:p w14:paraId="00751C51" w14:textId="4096D9F9" w:rsidR="002B0C6B" w:rsidRPr="00627A62" w:rsidRDefault="002B0C6B" w:rsidP="00391D41">
      <w:pPr>
        <w:spacing w:before="100" w:beforeAutospacing="1" w:after="100" w:afterAutospacing="1" w:line="276" w:lineRule="auto"/>
        <w:rPr>
          <w:rFonts w:ascii="Times New Roman" w:eastAsia="Times New Roman" w:hAnsi="Times New Roman" w:cs="Times New Roman"/>
          <w:kern w:val="0"/>
          <w:lang w:val="en-IN" w:eastAsia="en-GB" w:bidi="hi-IN"/>
          <w14:ligatures w14:val="none"/>
        </w:rPr>
      </w:pPr>
      <w:r w:rsidRPr="00627A62">
        <w:rPr>
          <w:rFonts w:ascii="Times New Roman" w:eastAsia="Times New Roman" w:hAnsi="Times New Roman" w:cs="Times New Roman"/>
          <w:color w:val="000000"/>
          <w:kern w:val="0"/>
          <w:lang w:val="en-IN" w:eastAsia="en-GB" w:bidi="hi-IN"/>
          <w14:ligatures w14:val="none"/>
        </w:rPr>
        <w:t xml:space="preserve">The </w:t>
      </w:r>
      <w:proofErr w:type="gramStart"/>
      <w:r w:rsidRPr="00627A62">
        <w:rPr>
          <w:rFonts w:ascii="Times New Roman" w:eastAsia="Times New Roman" w:hAnsi="Times New Roman" w:cs="Times New Roman"/>
          <w:color w:val="000000"/>
          <w:kern w:val="0"/>
          <w:lang w:val="en-IN" w:eastAsia="en-GB" w:bidi="hi-IN"/>
          <w14:ligatures w14:val="none"/>
        </w:rPr>
        <w:t>take.health</w:t>
      </w:r>
      <w:proofErr w:type="gramEnd"/>
      <w:r w:rsidRPr="00627A62">
        <w:rPr>
          <w:rFonts w:ascii="Times New Roman" w:eastAsia="Times New Roman" w:hAnsi="Times New Roman" w:cs="Times New Roman"/>
          <w:color w:val="000000"/>
          <w:kern w:val="0"/>
          <w:lang w:val="en-IN" w:eastAsia="en-GB" w:bidi="hi-IN"/>
          <w14:ligatures w14:val="none"/>
        </w:rPr>
        <w:t xml:space="preserve"> Platform is a preventive health information and technology tool. It is NOT a hospital, clinic, diagnostic laboratory, or licensed clinical establishment under the Clinical Establishments Act 2010. It is NOT a registered medical device under the Medical Devices Rules 2017. Its AI systems are NOT licensed Registered Medical Practitioners. Nothing on this Platform constitutes a medical diagnosis, clinical assessment, prescription, or therapeutic intervention. </w:t>
      </w:r>
    </w:p>
    <w:p w14:paraId="5802B051" w14:textId="2585F7F4" w:rsidR="002B0C6B" w:rsidRPr="00627A62" w:rsidDel="008C20D4" w:rsidRDefault="002B0C6B" w:rsidP="00391D41">
      <w:pPr>
        <w:spacing w:before="100" w:beforeAutospacing="1" w:after="100" w:afterAutospacing="1" w:line="276" w:lineRule="auto"/>
        <w:outlineLvl w:val="1"/>
        <w:rPr>
          <w:del w:id="219" w:author="USER" w:date="2026-04-16T15:41:00Z"/>
          <w:rFonts w:ascii="Times New Roman" w:eastAsia="Times New Roman" w:hAnsi="Times New Roman" w:cs="Times New Roman"/>
          <w:b/>
          <w:bCs/>
          <w:color w:val="000000"/>
          <w:kern w:val="0"/>
          <w:lang w:val="en-IN" w:eastAsia="en-GB" w:bidi="hi-IN"/>
          <w14:ligatures w14:val="none"/>
        </w:rPr>
      </w:pPr>
      <w:del w:id="220" w:author="USER" w:date="2026-04-16T15:41:00Z">
        <w:r w:rsidRPr="00627A62" w:rsidDel="008C20D4">
          <w:rPr>
            <w:rFonts w:ascii="Times New Roman" w:eastAsia="Times New Roman" w:hAnsi="Times New Roman" w:cs="Times New Roman"/>
            <w:b/>
            <w:bCs/>
            <w:color w:val="000000"/>
            <w:kern w:val="0"/>
            <w:lang w:val="en-IN" w:eastAsia="en-GB" w:bidi="hi-IN"/>
            <w14:ligatures w14:val="none"/>
          </w:rPr>
          <w:delText>Purpose and Legal Foundation</w:delText>
        </w:r>
      </w:del>
    </w:p>
    <w:p w14:paraId="7A32E86E" w14:textId="59EE274C" w:rsidR="002B0C6B" w:rsidRPr="00627A62" w:rsidDel="008C20D4" w:rsidRDefault="002B0C6B" w:rsidP="00391D41">
      <w:pPr>
        <w:spacing w:before="100" w:beforeAutospacing="1" w:after="100" w:afterAutospacing="1" w:line="276" w:lineRule="auto"/>
        <w:rPr>
          <w:del w:id="221" w:author="USER" w:date="2026-04-16T15:41:00Z"/>
          <w:rFonts w:ascii="Times New Roman" w:eastAsia="Times New Roman" w:hAnsi="Times New Roman" w:cs="Times New Roman"/>
          <w:color w:val="000000"/>
          <w:kern w:val="0"/>
          <w:lang w:val="en-IN" w:eastAsia="en-GB" w:bidi="hi-IN"/>
          <w14:ligatures w14:val="none"/>
        </w:rPr>
      </w:pPr>
      <w:del w:id="222" w:author="USER" w:date="2026-04-16T15:41:00Z">
        <w:r w:rsidRPr="00627A62" w:rsidDel="008C20D4">
          <w:rPr>
            <w:rFonts w:ascii="Times New Roman" w:eastAsia="Times New Roman" w:hAnsi="Times New Roman" w:cs="Times New Roman"/>
            <w:color w:val="000000"/>
            <w:kern w:val="0"/>
            <w:lang w:val="en-IN" w:eastAsia="en-GB" w:bidi="hi-IN"/>
            <w14:ligatures w14:val="none"/>
          </w:rPr>
          <w:delText xml:space="preserve">This Medical Disclaimer and Scope-of-Service Disclosure is published by TAKE Solutions Limited in compliance with applicable Indian law and professional medical regulation. It is an integral, non-severable component of the Master Policy </w:delText>
        </w:r>
      </w:del>
      <w:del w:id="223" w:author="USER" w:date="2026-04-16T13:01:00Z">
        <w:r w:rsidRPr="00627A62" w:rsidDel="00A71674">
          <w:rPr>
            <w:rFonts w:ascii="Times New Roman" w:eastAsia="Times New Roman" w:hAnsi="Times New Roman" w:cs="Times New Roman"/>
            <w:color w:val="000000"/>
            <w:kern w:val="0"/>
            <w:lang w:val="en-IN" w:eastAsia="en-GB" w:bidi="hi-IN"/>
            <w14:ligatures w14:val="none"/>
          </w:rPr>
          <w:delText>Document  and</w:delText>
        </w:r>
      </w:del>
      <w:del w:id="224" w:author="USER" w:date="2026-04-16T15:41:00Z">
        <w:r w:rsidRPr="00627A62" w:rsidDel="008C20D4">
          <w:rPr>
            <w:rFonts w:ascii="Times New Roman" w:eastAsia="Times New Roman" w:hAnsi="Times New Roman" w:cs="Times New Roman"/>
            <w:color w:val="000000"/>
            <w:kern w:val="0"/>
            <w:lang w:val="en-IN" w:eastAsia="en-GB" w:bidi="hi-IN"/>
            <w14:ligatures w14:val="none"/>
          </w:rPr>
          <w:delText xml:space="preserve"> must be read alongside the Privacy Policy, AI Transparency Policy, and all other policies published on the Platform.</w:delText>
        </w:r>
      </w:del>
    </w:p>
    <w:p w14:paraId="40AD79B8" w14:textId="47060602" w:rsidR="002B0C6B" w:rsidRPr="00627A62" w:rsidRDefault="002B0C6B" w:rsidP="00391D41">
      <w:pPr>
        <w:spacing w:before="100" w:beforeAutospacing="1" w:after="100" w:afterAutospacing="1" w:line="276" w:lineRule="auto"/>
        <w:outlineLvl w:val="1"/>
        <w:rPr>
          <w:rFonts w:ascii="Times New Roman" w:eastAsia="Times New Roman" w:hAnsi="Times New Roman" w:cs="Times New Roman"/>
          <w:b/>
          <w:bCs/>
          <w:color w:val="000000"/>
          <w:kern w:val="0"/>
          <w:lang w:val="en-IN" w:eastAsia="en-GB" w:bidi="hi-IN"/>
          <w14:ligatures w14:val="none"/>
        </w:rPr>
      </w:pPr>
      <w:r w:rsidRPr="00627A62">
        <w:rPr>
          <w:rFonts w:ascii="Times New Roman" w:eastAsia="Times New Roman" w:hAnsi="Times New Roman" w:cs="Times New Roman"/>
          <w:b/>
          <w:bCs/>
          <w:color w:val="000000"/>
          <w:kern w:val="0"/>
          <w:lang w:val="en-IN" w:eastAsia="en-GB" w:bidi="hi-IN"/>
          <w14:ligatures w14:val="none"/>
        </w:rPr>
        <w:t xml:space="preserve">What </w:t>
      </w:r>
      <w:del w:id="225" w:author="USER" w:date="2026-04-16T13:01:00Z">
        <w:r w:rsidRPr="00627A62" w:rsidDel="00A71674">
          <w:rPr>
            <w:rFonts w:ascii="Times New Roman" w:eastAsia="Times New Roman" w:hAnsi="Times New Roman" w:cs="Times New Roman"/>
            <w:b/>
            <w:bCs/>
            <w:color w:val="000000"/>
            <w:kern w:val="0"/>
            <w:lang w:val="en-IN" w:eastAsia="en-GB" w:bidi="hi-IN"/>
            <w14:ligatures w14:val="none"/>
          </w:rPr>
          <w:delText>take.health</w:delText>
        </w:r>
      </w:del>
      <w:ins w:id="226" w:author="USER" w:date="2026-04-16T13:01:00Z">
        <w:r w:rsidR="00A71674" w:rsidRPr="00627A62">
          <w:rPr>
            <w:rFonts w:ascii="Times New Roman" w:eastAsia="Times New Roman" w:hAnsi="Times New Roman" w:cs="Times New Roman"/>
            <w:b/>
            <w:bCs/>
            <w:color w:val="000000"/>
            <w:kern w:val="0"/>
            <w:lang w:val="en-IN" w:eastAsia="en-GB" w:bidi="hi-IN"/>
            <w14:ligatures w14:val="none"/>
          </w:rPr>
          <w:t>take. health</w:t>
        </w:r>
      </w:ins>
      <w:r w:rsidRPr="00627A62">
        <w:rPr>
          <w:rFonts w:ascii="Times New Roman" w:eastAsia="Times New Roman" w:hAnsi="Times New Roman" w:cs="Times New Roman"/>
          <w:b/>
          <w:bCs/>
          <w:color w:val="000000"/>
          <w:kern w:val="0"/>
          <w:lang w:val="en-IN" w:eastAsia="en-GB" w:bidi="hi-IN"/>
          <w14:ligatures w14:val="none"/>
        </w:rPr>
        <w:t xml:space="preserve"> Is and What It Is Not</w:t>
      </w:r>
    </w:p>
    <w:p w14:paraId="428A381E" w14:textId="67C8C19B" w:rsidR="002B0C6B" w:rsidRDefault="002B0C6B" w:rsidP="006B5C08">
      <w:pPr>
        <w:spacing w:before="100" w:beforeAutospacing="1" w:after="100" w:afterAutospacing="1" w:line="276" w:lineRule="auto"/>
        <w:rPr>
          <w:ins w:id="227" w:author="USER" w:date="2026-04-16T15:45:00Z"/>
          <w:rFonts w:ascii="Times New Roman" w:eastAsia="Times New Roman" w:hAnsi="Times New Roman" w:cs="Times New Roman"/>
          <w:color w:val="000000"/>
          <w:kern w:val="0"/>
          <w:lang w:val="en-IN" w:eastAsia="en-GB" w:bidi="hi-IN"/>
          <w14:ligatures w14:val="none"/>
        </w:rPr>
      </w:pPr>
      <w:del w:id="228" w:author="USER" w:date="2026-04-16T13:01:00Z">
        <w:r w:rsidRPr="00627A62" w:rsidDel="00A71674">
          <w:rPr>
            <w:rFonts w:ascii="Times New Roman" w:eastAsia="Times New Roman" w:hAnsi="Times New Roman" w:cs="Times New Roman"/>
            <w:color w:val="000000"/>
            <w:kern w:val="0"/>
            <w:lang w:val="en-IN" w:eastAsia="en-GB" w:bidi="hi-IN"/>
            <w14:ligatures w14:val="none"/>
          </w:rPr>
          <w:delText>take.health</w:delText>
        </w:r>
      </w:del>
      <w:ins w:id="229" w:author="USER" w:date="2026-04-16T13:01:00Z">
        <w:r w:rsidR="00A71674" w:rsidRPr="00627A62">
          <w:rPr>
            <w:rFonts w:ascii="Times New Roman" w:eastAsia="Times New Roman" w:hAnsi="Times New Roman" w:cs="Times New Roman"/>
            <w:color w:val="000000"/>
            <w:kern w:val="0"/>
            <w:lang w:val="en-IN" w:eastAsia="en-GB" w:bidi="hi-IN"/>
            <w14:ligatures w14:val="none"/>
          </w:rPr>
          <w:t>take. health</w:t>
        </w:r>
      </w:ins>
      <w:r w:rsidRPr="00627A62">
        <w:rPr>
          <w:rFonts w:ascii="Times New Roman" w:eastAsia="Times New Roman" w:hAnsi="Times New Roman" w:cs="Times New Roman"/>
          <w:color w:val="000000"/>
          <w:kern w:val="0"/>
          <w:lang w:val="en-IN" w:eastAsia="en-GB" w:bidi="hi-IN"/>
          <w14:ligatures w14:val="none"/>
        </w:rPr>
        <w:t xml:space="preserve"> is an AI-Enabled Preventive Healthcare Platform designed to empower individuals and healthcare providers with data-driven, technology-assisted tools for preventive health monitoring and early risk awareness. Every feature of the Platform falls within this informational and preventive </w:t>
      </w:r>
      <w:proofErr w:type="gramStart"/>
      <w:r w:rsidRPr="00627A62">
        <w:rPr>
          <w:rFonts w:ascii="Times New Roman" w:eastAsia="Times New Roman" w:hAnsi="Times New Roman" w:cs="Times New Roman"/>
          <w:color w:val="000000"/>
          <w:kern w:val="0"/>
          <w:lang w:val="en-IN" w:eastAsia="en-GB" w:bidi="hi-IN"/>
          <w14:ligatures w14:val="none"/>
        </w:rPr>
        <w:t>scope  none</w:t>
      </w:r>
      <w:proofErr w:type="gramEnd"/>
      <w:r w:rsidRPr="00627A62">
        <w:rPr>
          <w:rFonts w:ascii="Times New Roman" w:eastAsia="Times New Roman" w:hAnsi="Times New Roman" w:cs="Times New Roman"/>
          <w:color w:val="000000"/>
          <w:kern w:val="0"/>
          <w:lang w:val="en-IN" w:eastAsia="en-GB" w:bidi="hi-IN"/>
          <w14:ligatures w14:val="none"/>
        </w:rPr>
        <w:t xml:space="preserve"> extends to clinical services.</w:t>
      </w:r>
    </w:p>
    <w:p w14:paraId="24997CB2" w14:textId="2A5917B1" w:rsidR="008C20D4" w:rsidRDefault="008C20D4">
      <w:pPr>
        <w:pStyle w:val="NormalWeb"/>
        <w:numPr>
          <w:ilvl w:val="0"/>
          <w:numId w:val="85"/>
        </w:numPr>
        <w:ind w:left="426" w:hanging="284"/>
        <w:rPr>
          <w:ins w:id="230" w:author="USER" w:date="2026-04-16T15:45:00Z"/>
        </w:rPr>
        <w:pPrChange w:id="231" w:author="USER" w:date="2026-04-16T15:45:00Z">
          <w:pPr>
            <w:pStyle w:val="NormalWeb"/>
          </w:pPr>
        </w:pPrChange>
      </w:pPr>
      <w:ins w:id="232" w:author="USER" w:date="2026-04-16T15:45:00Z">
        <w:r>
          <w:rPr>
            <w:rStyle w:val="Strong"/>
            <w:rFonts w:eastAsiaTheme="majorEastAsia"/>
          </w:rPr>
          <w:t>Lab Report Analysis</w:t>
        </w:r>
        <w:r>
          <w:t>- AI-based analysis of uploaded reports highlighting out-of-range parameters. It does not diagnose disease.</w:t>
        </w:r>
      </w:ins>
    </w:p>
    <w:p w14:paraId="2F516D31" w14:textId="4EC5F8A2" w:rsidR="008C20D4" w:rsidRDefault="008C20D4">
      <w:pPr>
        <w:pStyle w:val="NormalWeb"/>
        <w:numPr>
          <w:ilvl w:val="0"/>
          <w:numId w:val="85"/>
        </w:numPr>
        <w:ind w:left="426" w:hanging="284"/>
        <w:rPr>
          <w:ins w:id="233" w:author="USER" w:date="2026-04-16T15:46:00Z"/>
        </w:rPr>
        <w:pPrChange w:id="234" w:author="USER" w:date="2026-04-16T15:46:00Z">
          <w:pPr>
            <w:pStyle w:val="NormalWeb"/>
          </w:pPr>
        </w:pPrChange>
      </w:pPr>
      <w:ins w:id="235" w:author="USER" w:date="2026-04-16T15:45:00Z">
        <w:r w:rsidRPr="008C20D4">
          <w:rPr>
            <w:rStyle w:val="Strong"/>
            <w:rFonts w:eastAsiaTheme="majorEastAsia"/>
          </w:rPr>
          <w:t>Predictive Risk Scores</w:t>
        </w:r>
      </w:ins>
      <w:ins w:id="236" w:author="USER" w:date="2026-04-16T15:46:00Z">
        <w:r>
          <w:t xml:space="preserve"> - </w:t>
        </w:r>
      </w:ins>
      <w:ins w:id="237" w:author="USER" w:date="2026-04-16T15:45:00Z">
        <w:r>
          <w:t>Statistical risk indicators based on user data. These are not diagnoses or medical conclusions.</w:t>
        </w:r>
      </w:ins>
    </w:p>
    <w:p w14:paraId="61D6B0F0" w14:textId="4953E2E9" w:rsidR="008C20D4" w:rsidRDefault="008C20D4">
      <w:pPr>
        <w:pStyle w:val="NormalWeb"/>
        <w:numPr>
          <w:ilvl w:val="0"/>
          <w:numId w:val="85"/>
        </w:numPr>
        <w:ind w:left="426" w:hanging="284"/>
        <w:rPr>
          <w:ins w:id="238" w:author="USER" w:date="2026-04-16T15:46:00Z"/>
        </w:rPr>
        <w:pPrChange w:id="239" w:author="USER" w:date="2026-04-16T15:46:00Z">
          <w:pPr>
            <w:pStyle w:val="NormalWeb"/>
          </w:pPr>
        </w:pPrChange>
      </w:pPr>
      <w:ins w:id="240" w:author="USER" w:date="2026-04-16T15:45:00Z">
        <w:r w:rsidRPr="008C20D4">
          <w:rPr>
            <w:rStyle w:val="Strong"/>
            <w:rFonts w:eastAsiaTheme="majorEastAsia"/>
          </w:rPr>
          <w:t>Personalised Health Dashboard</w:t>
        </w:r>
      </w:ins>
      <w:ins w:id="241" w:author="USER" w:date="2026-04-16T15:46:00Z">
        <w:r>
          <w:rPr>
            <w:rStyle w:val="Strong"/>
            <w:rFonts w:eastAsiaTheme="majorEastAsia"/>
          </w:rPr>
          <w:t xml:space="preserve"> </w:t>
        </w:r>
        <w:r w:rsidRPr="008C20D4">
          <w:rPr>
            <w:rPrChange w:id="242" w:author="USER" w:date="2026-04-16T15:46:00Z">
              <w:rPr>
                <w:rStyle w:val="Strong"/>
                <w:rFonts w:eastAsiaTheme="majorEastAsia"/>
              </w:rPr>
            </w:rPrChange>
          </w:rPr>
          <w:t>-</w:t>
        </w:r>
        <w:r>
          <w:t xml:space="preserve"> </w:t>
        </w:r>
      </w:ins>
      <w:ins w:id="243" w:author="USER" w:date="2026-04-16T15:45:00Z">
        <w:r>
          <w:t>A tool displaying health data, trends, and insights for awareness purposes only.</w:t>
        </w:r>
      </w:ins>
    </w:p>
    <w:p w14:paraId="044ED39D" w14:textId="2519813D" w:rsidR="008C20D4" w:rsidRDefault="008C20D4">
      <w:pPr>
        <w:pStyle w:val="NormalWeb"/>
        <w:numPr>
          <w:ilvl w:val="0"/>
          <w:numId w:val="85"/>
        </w:numPr>
        <w:ind w:left="426" w:hanging="284"/>
        <w:rPr>
          <w:ins w:id="244" w:author="USER" w:date="2026-04-16T15:46:00Z"/>
        </w:rPr>
        <w:pPrChange w:id="245" w:author="USER" w:date="2026-04-16T15:46:00Z">
          <w:pPr>
            <w:pStyle w:val="NormalWeb"/>
          </w:pPr>
        </w:pPrChange>
      </w:pPr>
      <w:ins w:id="246" w:author="USER" w:date="2026-04-16T15:45:00Z">
        <w:r w:rsidRPr="008C20D4">
          <w:rPr>
            <w:rStyle w:val="Strong"/>
            <w:rFonts w:eastAsiaTheme="majorEastAsia"/>
          </w:rPr>
          <w:t>Nutrition and Diet Recommendations</w:t>
        </w:r>
      </w:ins>
      <w:ins w:id="247" w:author="USER" w:date="2026-04-16T15:46:00Z">
        <w:r>
          <w:rPr>
            <w:rStyle w:val="Strong"/>
            <w:rFonts w:eastAsiaTheme="majorEastAsia"/>
          </w:rPr>
          <w:t xml:space="preserve"> </w:t>
        </w:r>
        <w:r w:rsidRPr="008C20D4">
          <w:rPr>
            <w:rPrChange w:id="248" w:author="USER" w:date="2026-04-16T15:46:00Z">
              <w:rPr>
                <w:rStyle w:val="Strong"/>
                <w:rFonts w:eastAsiaTheme="majorEastAsia"/>
              </w:rPr>
            </w:rPrChange>
          </w:rPr>
          <w:t>-</w:t>
        </w:r>
        <w:r>
          <w:t xml:space="preserve"> </w:t>
        </w:r>
      </w:ins>
      <w:ins w:id="249" w:author="USER" w:date="2026-04-16T15:45:00Z">
        <w:r>
          <w:t>General wellness guidance based on user inputs. Not a medical or dietetic prescription.</w:t>
        </w:r>
      </w:ins>
    </w:p>
    <w:p w14:paraId="5F18DB24" w14:textId="26CA8B9A" w:rsidR="008C20D4" w:rsidRDefault="008C20D4">
      <w:pPr>
        <w:pStyle w:val="NormalWeb"/>
        <w:numPr>
          <w:ilvl w:val="0"/>
          <w:numId w:val="85"/>
        </w:numPr>
        <w:ind w:left="426" w:hanging="284"/>
        <w:rPr>
          <w:ins w:id="250" w:author="USER" w:date="2026-04-16T15:46:00Z"/>
        </w:rPr>
        <w:pPrChange w:id="251" w:author="USER" w:date="2026-04-16T15:46:00Z">
          <w:pPr>
            <w:pStyle w:val="NormalWeb"/>
          </w:pPr>
        </w:pPrChange>
      </w:pPr>
      <w:ins w:id="252" w:author="USER" w:date="2026-04-16T15:45:00Z">
        <w:r w:rsidRPr="008C20D4">
          <w:rPr>
            <w:rStyle w:val="Strong"/>
            <w:rFonts w:eastAsiaTheme="majorEastAsia"/>
          </w:rPr>
          <w:t>Sleep and Wellness Tracking</w:t>
        </w:r>
      </w:ins>
      <w:ins w:id="253" w:author="USER" w:date="2026-04-16T15:46:00Z">
        <w:r>
          <w:rPr>
            <w:rStyle w:val="Strong"/>
            <w:rFonts w:eastAsiaTheme="majorEastAsia"/>
          </w:rPr>
          <w:t xml:space="preserve"> </w:t>
        </w:r>
        <w:r w:rsidRPr="008C20D4">
          <w:rPr>
            <w:rPrChange w:id="254" w:author="USER" w:date="2026-04-16T15:46:00Z">
              <w:rPr>
                <w:rStyle w:val="Strong"/>
                <w:rFonts w:eastAsiaTheme="majorEastAsia"/>
              </w:rPr>
            </w:rPrChange>
          </w:rPr>
          <w:t>-</w:t>
        </w:r>
        <w:r>
          <w:t xml:space="preserve"> </w:t>
        </w:r>
      </w:ins>
      <w:ins w:id="255" w:author="USER" w:date="2026-04-16T15:45:00Z">
        <w:r>
          <w:t>Monitoring of sleep and lifestyle data for informational purposes only. Not for diagnosis.</w:t>
        </w:r>
      </w:ins>
    </w:p>
    <w:p w14:paraId="579BDB41" w14:textId="56253396" w:rsidR="008C20D4" w:rsidRDefault="008C20D4">
      <w:pPr>
        <w:pStyle w:val="NormalWeb"/>
        <w:numPr>
          <w:ilvl w:val="0"/>
          <w:numId w:val="85"/>
        </w:numPr>
        <w:ind w:left="426" w:hanging="284"/>
        <w:rPr>
          <w:ins w:id="256" w:author="USER" w:date="2026-04-16T15:46:00Z"/>
        </w:rPr>
        <w:pPrChange w:id="257" w:author="USER" w:date="2026-04-16T15:46:00Z">
          <w:pPr>
            <w:pStyle w:val="NormalWeb"/>
          </w:pPr>
        </w:pPrChange>
      </w:pPr>
      <w:ins w:id="258" w:author="USER" w:date="2026-04-16T15:45:00Z">
        <w:r w:rsidRPr="008C20D4">
          <w:rPr>
            <w:rStyle w:val="Strong"/>
            <w:rFonts w:eastAsiaTheme="majorEastAsia"/>
          </w:rPr>
          <w:t>Mental Wellness Indicators</w:t>
        </w:r>
      </w:ins>
      <w:ins w:id="259" w:author="USER" w:date="2026-04-16T15:46:00Z">
        <w:r>
          <w:rPr>
            <w:rStyle w:val="Strong"/>
            <w:rFonts w:eastAsiaTheme="majorEastAsia"/>
          </w:rPr>
          <w:t xml:space="preserve"> </w:t>
        </w:r>
        <w:r w:rsidRPr="008C20D4">
          <w:rPr>
            <w:rPrChange w:id="260" w:author="USER" w:date="2026-04-16T15:46:00Z">
              <w:rPr>
                <w:rStyle w:val="Strong"/>
                <w:rFonts w:eastAsiaTheme="majorEastAsia"/>
              </w:rPr>
            </w:rPrChange>
          </w:rPr>
          <w:t>-</w:t>
        </w:r>
        <w:r>
          <w:t xml:space="preserve">  </w:t>
        </w:r>
      </w:ins>
      <w:ins w:id="261" w:author="USER" w:date="2026-04-16T15:45:00Z">
        <w:r>
          <w:t>Self-assessment tools for general awareness. Not a psychiatric evaluation or diagnosis.</w:t>
        </w:r>
      </w:ins>
    </w:p>
    <w:p w14:paraId="11372B07" w14:textId="7267C25F" w:rsidR="008C20D4" w:rsidRDefault="008C20D4">
      <w:pPr>
        <w:pStyle w:val="NormalWeb"/>
        <w:numPr>
          <w:ilvl w:val="0"/>
          <w:numId w:val="85"/>
        </w:numPr>
        <w:ind w:left="426" w:hanging="284"/>
        <w:rPr>
          <w:ins w:id="262" w:author="USER" w:date="2026-04-16T15:46:00Z"/>
        </w:rPr>
        <w:pPrChange w:id="263" w:author="USER" w:date="2026-04-16T15:46:00Z">
          <w:pPr>
            <w:pStyle w:val="NormalWeb"/>
          </w:pPr>
        </w:pPrChange>
      </w:pPr>
      <w:ins w:id="264" w:author="USER" w:date="2026-04-16T15:45:00Z">
        <w:r w:rsidRPr="008C20D4">
          <w:rPr>
            <w:rStyle w:val="Strong"/>
            <w:rFonts w:eastAsiaTheme="majorEastAsia"/>
          </w:rPr>
          <w:t>Preventive Health Alerts</w:t>
        </w:r>
      </w:ins>
      <w:ins w:id="265" w:author="USER" w:date="2026-04-16T15:46:00Z">
        <w:r>
          <w:rPr>
            <w:rStyle w:val="Strong"/>
            <w:rFonts w:eastAsiaTheme="majorEastAsia"/>
          </w:rPr>
          <w:t xml:space="preserve"> </w:t>
        </w:r>
        <w:r w:rsidRPr="008C20D4">
          <w:rPr>
            <w:rPrChange w:id="266" w:author="USER" w:date="2026-04-16T15:46:00Z">
              <w:rPr>
                <w:rStyle w:val="Strong"/>
                <w:rFonts w:eastAsiaTheme="majorEastAsia"/>
              </w:rPr>
            </w:rPrChange>
          </w:rPr>
          <w:t>-</w:t>
        </w:r>
        <w:r>
          <w:t xml:space="preserve"> </w:t>
        </w:r>
      </w:ins>
      <w:ins w:id="267" w:author="USER" w:date="2026-04-16T15:45:00Z">
        <w:r>
          <w:t>Automated notifications indicating potential health attention areas. Not clinical advice.</w:t>
        </w:r>
      </w:ins>
    </w:p>
    <w:p w14:paraId="0C7A59ED" w14:textId="7AAAD58E" w:rsidR="008C20D4" w:rsidRDefault="008C20D4">
      <w:pPr>
        <w:pStyle w:val="NormalWeb"/>
        <w:numPr>
          <w:ilvl w:val="0"/>
          <w:numId w:val="85"/>
        </w:numPr>
        <w:ind w:left="426" w:hanging="284"/>
        <w:rPr>
          <w:ins w:id="268" w:author="USER" w:date="2026-04-16T15:45:00Z"/>
        </w:rPr>
        <w:pPrChange w:id="269" w:author="USER" w:date="2026-04-16T15:46:00Z">
          <w:pPr>
            <w:pStyle w:val="NormalWeb"/>
          </w:pPr>
        </w:pPrChange>
      </w:pPr>
      <w:ins w:id="270" w:author="USER" w:date="2026-04-16T15:45:00Z">
        <w:r w:rsidRPr="008C20D4">
          <w:rPr>
            <w:rStyle w:val="Strong"/>
            <w:rFonts w:eastAsiaTheme="majorEastAsia"/>
          </w:rPr>
          <w:t>Healthcare Records Storage</w:t>
        </w:r>
      </w:ins>
      <w:ins w:id="271" w:author="USER" w:date="2026-04-16T15:46:00Z">
        <w:r>
          <w:rPr>
            <w:rStyle w:val="Strong"/>
            <w:rFonts w:eastAsiaTheme="majorEastAsia"/>
          </w:rPr>
          <w:t xml:space="preserve"> </w:t>
        </w:r>
        <w:r w:rsidRPr="008C20D4">
          <w:rPr>
            <w:rPrChange w:id="272" w:author="USER" w:date="2026-04-16T15:46:00Z">
              <w:rPr>
                <w:rStyle w:val="Strong"/>
                <w:rFonts w:eastAsiaTheme="majorEastAsia"/>
              </w:rPr>
            </w:rPrChange>
          </w:rPr>
          <w:t>-</w:t>
        </w:r>
        <w:r>
          <w:t xml:space="preserve"> </w:t>
        </w:r>
      </w:ins>
      <w:ins w:id="273" w:author="USER" w:date="2026-04-16T15:45:00Z">
        <w:r>
          <w:t>Facility to store and access health records for personal use and reference.</w:t>
        </w:r>
      </w:ins>
    </w:p>
    <w:p w14:paraId="1BB838F1" w14:textId="4316ACCE" w:rsidR="008C20D4" w:rsidDel="004468DD" w:rsidRDefault="008C20D4" w:rsidP="006B5C08">
      <w:pPr>
        <w:spacing w:before="100" w:beforeAutospacing="1" w:after="100" w:afterAutospacing="1" w:line="276" w:lineRule="auto"/>
        <w:rPr>
          <w:del w:id="274" w:author="USER" w:date="2026-04-16T15:48:00Z"/>
          <w:rFonts w:ascii="Times New Roman" w:eastAsia="Times New Roman" w:hAnsi="Times New Roman" w:cs="Times New Roman"/>
          <w:color w:val="000000"/>
          <w:kern w:val="0"/>
          <w:lang w:val="en-IN" w:eastAsia="en-GB" w:bidi="hi-IN"/>
          <w14:ligatures w14:val="none"/>
        </w:rPr>
      </w:pPr>
    </w:p>
    <w:p w14:paraId="751F2A23" w14:textId="4A6AD2F7" w:rsidR="008C20D4" w:rsidRPr="00627A62" w:rsidDel="008C20D4" w:rsidRDefault="008C20D4" w:rsidP="006B5C08">
      <w:pPr>
        <w:spacing w:before="100" w:beforeAutospacing="1" w:after="100" w:afterAutospacing="1" w:line="276" w:lineRule="auto"/>
        <w:rPr>
          <w:del w:id="275" w:author="USER" w:date="2026-04-16T15:45:00Z"/>
          <w:rFonts w:ascii="Times New Roman" w:eastAsia="Times New Roman" w:hAnsi="Times New Roman" w:cs="Times New Roman"/>
          <w:color w:val="000000"/>
          <w:kern w:val="0"/>
          <w:lang w:val="en-IN" w:eastAsia="en-GB" w:bidi="hi-IN"/>
          <w14:ligatures w14:val="none"/>
        </w:rPr>
      </w:pPr>
    </w:p>
    <w:tbl>
      <w:tblPr>
        <w:tblStyle w:val="TableGrid"/>
        <w:tblW w:w="0" w:type="auto"/>
        <w:tblLook w:val="04A0" w:firstRow="1" w:lastRow="0" w:firstColumn="1" w:lastColumn="0" w:noHBand="0" w:noVBand="1"/>
      </w:tblPr>
      <w:tblGrid>
        <w:gridCol w:w="2478"/>
        <w:gridCol w:w="7718"/>
      </w:tblGrid>
      <w:tr w:rsidR="002B0C6B" w:rsidRPr="00627A62" w:rsidDel="008C20D4" w14:paraId="2BD86270" w14:textId="7F001BAA" w:rsidTr="006B5C08">
        <w:trPr>
          <w:del w:id="276" w:author="USER" w:date="2026-04-16T15:45:00Z"/>
        </w:trPr>
        <w:tc>
          <w:tcPr>
            <w:tcW w:w="0" w:type="auto"/>
            <w:hideMark/>
          </w:tcPr>
          <w:p w14:paraId="4B97A9C5" w14:textId="7F2C331B" w:rsidR="002B0C6B" w:rsidRPr="00627A62" w:rsidDel="008C20D4" w:rsidRDefault="002B0C6B" w:rsidP="00391D41">
            <w:pPr>
              <w:spacing w:line="276" w:lineRule="auto"/>
              <w:rPr>
                <w:del w:id="277" w:author="USER" w:date="2026-04-16T15:45:00Z"/>
                <w:rFonts w:ascii="Times New Roman" w:eastAsia="Times New Roman" w:hAnsi="Times New Roman" w:cs="Times New Roman"/>
                <w:b/>
                <w:bCs/>
                <w:kern w:val="0"/>
                <w:lang w:val="en-IN" w:eastAsia="en-GB" w:bidi="hi-IN"/>
                <w14:ligatures w14:val="none"/>
              </w:rPr>
            </w:pPr>
            <w:del w:id="278" w:author="USER" w:date="2026-04-16T15:45:00Z">
              <w:r w:rsidRPr="00627A62" w:rsidDel="008C20D4">
                <w:rPr>
                  <w:rFonts w:ascii="Times New Roman" w:eastAsia="Times New Roman" w:hAnsi="Times New Roman" w:cs="Times New Roman"/>
                  <w:b/>
                  <w:bCs/>
                  <w:kern w:val="0"/>
                  <w:lang w:val="en-IN" w:eastAsia="en-GB" w:bidi="hi-IN"/>
                  <w14:ligatures w14:val="none"/>
                </w:rPr>
                <w:delText>Platform Feature</w:delText>
              </w:r>
            </w:del>
          </w:p>
        </w:tc>
        <w:tc>
          <w:tcPr>
            <w:tcW w:w="0" w:type="auto"/>
            <w:hideMark/>
          </w:tcPr>
          <w:p w14:paraId="1458C05D" w14:textId="5DB189CB" w:rsidR="002B0C6B" w:rsidRPr="00627A62" w:rsidDel="008C20D4" w:rsidRDefault="002B0C6B" w:rsidP="00391D41">
            <w:pPr>
              <w:spacing w:line="276" w:lineRule="auto"/>
              <w:rPr>
                <w:del w:id="279" w:author="USER" w:date="2026-04-16T15:45:00Z"/>
                <w:rFonts w:ascii="Times New Roman" w:eastAsia="Times New Roman" w:hAnsi="Times New Roman" w:cs="Times New Roman"/>
                <w:b/>
                <w:bCs/>
                <w:kern w:val="0"/>
                <w:lang w:val="en-IN" w:eastAsia="en-GB" w:bidi="hi-IN"/>
                <w14:ligatures w14:val="none"/>
              </w:rPr>
            </w:pPr>
            <w:del w:id="280" w:author="USER" w:date="2026-04-16T15:45:00Z">
              <w:r w:rsidRPr="00627A62" w:rsidDel="008C20D4">
                <w:rPr>
                  <w:rFonts w:ascii="Times New Roman" w:eastAsia="Times New Roman" w:hAnsi="Times New Roman" w:cs="Times New Roman"/>
                  <w:b/>
                  <w:bCs/>
                  <w:kern w:val="0"/>
                  <w:lang w:val="en-IN" w:eastAsia="en-GB" w:bidi="hi-IN"/>
                  <w14:ligatures w14:val="none"/>
                </w:rPr>
                <w:delText>What It Actually Is</w:delText>
              </w:r>
            </w:del>
          </w:p>
        </w:tc>
      </w:tr>
      <w:tr w:rsidR="002B0C6B" w:rsidRPr="00627A62" w:rsidDel="008C20D4" w14:paraId="0EE511AE" w14:textId="08400629" w:rsidTr="006B5C08">
        <w:trPr>
          <w:del w:id="281" w:author="USER" w:date="2026-04-16T15:45:00Z"/>
        </w:trPr>
        <w:tc>
          <w:tcPr>
            <w:tcW w:w="0" w:type="auto"/>
            <w:hideMark/>
          </w:tcPr>
          <w:p w14:paraId="27453470" w14:textId="1F4DE9DF" w:rsidR="002B0C6B" w:rsidRPr="00627A62" w:rsidDel="008C20D4" w:rsidRDefault="002B0C6B" w:rsidP="00391D41">
            <w:pPr>
              <w:spacing w:line="276" w:lineRule="auto"/>
              <w:rPr>
                <w:del w:id="282" w:author="USER" w:date="2026-04-16T15:45:00Z"/>
                <w:rFonts w:ascii="Times New Roman" w:eastAsia="Times New Roman" w:hAnsi="Times New Roman" w:cs="Times New Roman"/>
                <w:kern w:val="0"/>
                <w:lang w:val="en-IN" w:eastAsia="en-GB" w:bidi="hi-IN"/>
                <w14:ligatures w14:val="none"/>
              </w:rPr>
            </w:pPr>
            <w:del w:id="283" w:author="USER" w:date="2026-04-16T15:45:00Z">
              <w:r w:rsidRPr="00627A62" w:rsidDel="008C20D4">
                <w:rPr>
                  <w:rFonts w:ascii="Times New Roman" w:eastAsia="Times New Roman" w:hAnsi="Times New Roman" w:cs="Times New Roman"/>
                  <w:b/>
                  <w:bCs/>
                  <w:kern w:val="0"/>
                  <w:lang w:val="en-IN" w:eastAsia="en-GB" w:bidi="hi-IN"/>
                  <w14:ligatures w14:val="none"/>
                </w:rPr>
                <w:delText>Lab Report Analysis</w:delText>
              </w:r>
            </w:del>
          </w:p>
        </w:tc>
        <w:tc>
          <w:tcPr>
            <w:tcW w:w="0" w:type="auto"/>
            <w:hideMark/>
          </w:tcPr>
          <w:p w14:paraId="24F966AF" w14:textId="570C26F9" w:rsidR="002B0C6B" w:rsidRPr="00627A62" w:rsidDel="008C20D4" w:rsidRDefault="002B0C6B" w:rsidP="00391D41">
            <w:pPr>
              <w:spacing w:line="276" w:lineRule="auto"/>
              <w:rPr>
                <w:del w:id="284" w:author="USER" w:date="2026-04-16T15:45:00Z"/>
                <w:rFonts w:ascii="Times New Roman" w:eastAsia="Times New Roman" w:hAnsi="Times New Roman" w:cs="Times New Roman"/>
                <w:kern w:val="0"/>
                <w:lang w:val="en-IN" w:eastAsia="en-GB" w:bidi="hi-IN"/>
                <w14:ligatures w14:val="none"/>
              </w:rPr>
            </w:pPr>
            <w:del w:id="285" w:author="USER" w:date="2026-04-16T15:45:00Z">
              <w:r w:rsidRPr="00627A62" w:rsidDel="008C20D4">
                <w:rPr>
                  <w:rFonts w:ascii="Times New Roman" w:eastAsia="Times New Roman" w:hAnsi="Times New Roman" w:cs="Times New Roman"/>
                  <w:kern w:val="0"/>
                  <w:lang w:val="en-IN" w:eastAsia="en-GB" w:bidi="hi-IN"/>
                  <w14:ligatures w14:val="none"/>
                </w:rPr>
                <w:delText>An AI-assisted information tool that reads uploaded pathology reports, identifies parameters outside standard population reference ranges, and presents this data visually. It does </w:delText>
              </w:r>
              <w:r w:rsidRPr="00627A62" w:rsidDel="008C20D4">
                <w:rPr>
                  <w:rFonts w:ascii="Times New Roman" w:eastAsia="Times New Roman" w:hAnsi="Times New Roman" w:cs="Times New Roman"/>
                  <w:b/>
                  <w:bCs/>
                  <w:kern w:val="0"/>
                  <w:lang w:val="en-IN" w:eastAsia="en-GB" w:bidi="hi-IN"/>
                  <w14:ligatures w14:val="none"/>
                </w:rPr>
                <w:delText>NOT</w:delText>
              </w:r>
              <w:r w:rsidRPr="00627A62" w:rsidDel="008C20D4">
                <w:rPr>
                  <w:rFonts w:ascii="Times New Roman" w:eastAsia="Times New Roman" w:hAnsi="Times New Roman" w:cs="Times New Roman"/>
                  <w:kern w:val="0"/>
                  <w:lang w:val="en-IN" w:eastAsia="en-GB" w:bidi="hi-IN"/>
                  <w14:ligatures w14:val="none"/>
                </w:rPr>
                <w:delText> diagnose disease. Reference ranges are population-level statistical norms; individual deviation is clinically significant only when interpreted by an RMP in the context of your full clinical picture.</w:delText>
              </w:r>
            </w:del>
          </w:p>
        </w:tc>
      </w:tr>
      <w:tr w:rsidR="002B0C6B" w:rsidRPr="00627A62" w:rsidDel="008C20D4" w14:paraId="7085E816" w14:textId="586F469E" w:rsidTr="006B5C08">
        <w:trPr>
          <w:del w:id="286" w:author="USER" w:date="2026-04-16T15:45:00Z"/>
        </w:trPr>
        <w:tc>
          <w:tcPr>
            <w:tcW w:w="0" w:type="auto"/>
            <w:hideMark/>
          </w:tcPr>
          <w:p w14:paraId="04E40C58" w14:textId="77F52251" w:rsidR="002B0C6B" w:rsidRPr="00627A62" w:rsidDel="008C20D4" w:rsidRDefault="002B0C6B" w:rsidP="00391D41">
            <w:pPr>
              <w:spacing w:line="276" w:lineRule="auto"/>
              <w:rPr>
                <w:del w:id="287" w:author="USER" w:date="2026-04-16T15:45:00Z"/>
                <w:rFonts w:ascii="Times New Roman" w:eastAsia="Times New Roman" w:hAnsi="Times New Roman" w:cs="Times New Roman"/>
                <w:kern w:val="0"/>
                <w:lang w:val="en-IN" w:eastAsia="en-GB" w:bidi="hi-IN"/>
                <w14:ligatures w14:val="none"/>
              </w:rPr>
            </w:pPr>
            <w:del w:id="288" w:author="USER" w:date="2026-04-16T15:45:00Z">
              <w:r w:rsidRPr="00627A62" w:rsidDel="008C20D4">
                <w:rPr>
                  <w:rFonts w:ascii="Times New Roman" w:eastAsia="Times New Roman" w:hAnsi="Times New Roman" w:cs="Times New Roman"/>
                  <w:b/>
                  <w:bCs/>
                  <w:kern w:val="0"/>
                  <w:lang w:val="en-IN" w:eastAsia="en-GB" w:bidi="hi-IN"/>
                  <w14:ligatures w14:val="none"/>
                </w:rPr>
                <w:delText>Predictive Risk Scores</w:delText>
              </w:r>
            </w:del>
          </w:p>
        </w:tc>
        <w:tc>
          <w:tcPr>
            <w:tcW w:w="0" w:type="auto"/>
            <w:hideMark/>
          </w:tcPr>
          <w:p w14:paraId="3BBA2E10" w14:textId="63914E21" w:rsidR="002B0C6B" w:rsidRPr="00627A62" w:rsidDel="008C20D4" w:rsidRDefault="002B0C6B" w:rsidP="00391D41">
            <w:pPr>
              <w:spacing w:line="276" w:lineRule="auto"/>
              <w:rPr>
                <w:del w:id="289" w:author="USER" w:date="2026-04-16T15:45:00Z"/>
                <w:rFonts w:ascii="Times New Roman" w:eastAsia="Times New Roman" w:hAnsi="Times New Roman" w:cs="Times New Roman"/>
                <w:kern w:val="0"/>
                <w:lang w:val="en-IN" w:eastAsia="en-GB" w:bidi="hi-IN"/>
                <w14:ligatures w14:val="none"/>
              </w:rPr>
            </w:pPr>
            <w:del w:id="290" w:author="USER" w:date="2026-04-16T15:45:00Z">
              <w:r w:rsidRPr="00627A62" w:rsidDel="008C20D4">
                <w:rPr>
                  <w:rFonts w:ascii="Times New Roman" w:eastAsia="Times New Roman" w:hAnsi="Times New Roman" w:cs="Times New Roman"/>
                  <w:kern w:val="0"/>
                  <w:lang w:val="en-IN" w:eastAsia="en-GB" w:bidi="hi-IN"/>
                  <w14:ligatures w14:val="none"/>
                </w:rPr>
                <w:delText>A statistical probability indicator derived from your submitted health data, showing population-level likelihood of elevated risk for certain common lifestyle conditions. It is </w:delText>
              </w:r>
              <w:r w:rsidRPr="00627A62" w:rsidDel="008C20D4">
                <w:rPr>
                  <w:rFonts w:ascii="Times New Roman" w:eastAsia="Times New Roman" w:hAnsi="Times New Roman" w:cs="Times New Roman"/>
                  <w:b/>
                  <w:bCs/>
                  <w:kern w:val="0"/>
                  <w:lang w:val="en-IN" w:eastAsia="en-GB" w:bidi="hi-IN"/>
                  <w14:ligatures w14:val="none"/>
                </w:rPr>
                <w:delText>NOT</w:delText>
              </w:r>
              <w:r w:rsidRPr="00627A62" w:rsidDel="008C20D4">
                <w:rPr>
                  <w:rFonts w:ascii="Times New Roman" w:eastAsia="Times New Roman" w:hAnsi="Times New Roman" w:cs="Times New Roman"/>
                  <w:kern w:val="0"/>
                  <w:lang w:val="en-IN" w:eastAsia="en-GB" w:bidi="hi-IN"/>
                  <w14:ligatures w14:val="none"/>
                </w:rPr>
                <w:delText> a diagnosis. A high risk score indicates a statistical pattern not a certainty. A low score does not guarantee absence of a condition.</w:delText>
              </w:r>
            </w:del>
          </w:p>
        </w:tc>
      </w:tr>
      <w:tr w:rsidR="002B0C6B" w:rsidRPr="00627A62" w:rsidDel="008C20D4" w14:paraId="2868AB09" w14:textId="07504956" w:rsidTr="006B5C08">
        <w:trPr>
          <w:del w:id="291" w:author="USER" w:date="2026-04-16T15:45:00Z"/>
        </w:trPr>
        <w:tc>
          <w:tcPr>
            <w:tcW w:w="0" w:type="auto"/>
            <w:hideMark/>
          </w:tcPr>
          <w:p w14:paraId="5C2590BF" w14:textId="3348B8A5" w:rsidR="002B0C6B" w:rsidRPr="00627A62" w:rsidDel="008C20D4" w:rsidRDefault="002B0C6B" w:rsidP="00391D41">
            <w:pPr>
              <w:spacing w:line="276" w:lineRule="auto"/>
              <w:rPr>
                <w:del w:id="292" w:author="USER" w:date="2026-04-16T15:45:00Z"/>
                <w:rFonts w:ascii="Times New Roman" w:eastAsia="Times New Roman" w:hAnsi="Times New Roman" w:cs="Times New Roman"/>
                <w:kern w:val="0"/>
                <w:lang w:val="en-IN" w:eastAsia="en-GB" w:bidi="hi-IN"/>
                <w14:ligatures w14:val="none"/>
              </w:rPr>
            </w:pPr>
            <w:del w:id="293" w:author="USER" w:date="2026-04-16T15:45:00Z">
              <w:r w:rsidRPr="00627A62" w:rsidDel="008C20D4">
                <w:rPr>
                  <w:rFonts w:ascii="Times New Roman" w:eastAsia="Times New Roman" w:hAnsi="Times New Roman" w:cs="Times New Roman"/>
                  <w:b/>
                  <w:bCs/>
                  <w:kern w:val="0"/>
                  <w:lang w:val="en-IN" w:eastAsia="en-GB" w:bidi="hi-IN"/>
                  <w14:ligatures w14:val="none"/>
                </w:rPr>
                <w:delText>Personalised Health Dashboard</w:delText>
              </w:r>
            </w:del>
          </w:p>
        </w:tc>
        <w:tc>
          <w:tcPr>
            <w:tcW w:w="0" w:type="auto"/>
            <w:hideMark/>
          </w:tcPr>
          <w:p w14:paraId="282ED9DD" w14:textId="44A84AF4" w:rsidR="002B0C6B" w:rsidRPr="00627A62" w:rsidDel="008C20D4" w:rsidRDefault="002B0C6B" w:rsidP="00391D41">
            <w:pPr>
              <w:spacing w:line="276" w:lineRule="auto"/>
              <w:rPr>
                <w:del w:id="294" w:author="USER" w:date="2026-04-16T15:45:00Z"/>
                <w:rFonts w:ascii="Times New Roman" w:eastAsia="Times New Roman" w:hAnsi="Times New Roman" w:cs="Times New Roman"/>
                <w:kern w:val="0"/>
                <w:lang w:val="en-IN" w:eastAsia="en-GB" w:bidi="hi-IN"/>
                <w14:ligatures w14:val="none"/>
              </w:rPr>
            </w:pPr>
            <w:del w:id="295" w:author="USER" w:date="2026-04-16T15:45:00Z">
              <w:r w:rsidRPr="00627A62" w:rsidDel="008C20D4">
                <w:rPr>
                  <w:rFonts w:ascii="Times New Roman" w:eastAsia="Times New Roman" w:hAnsi="Times New Roman" w:cs="Times New Roman"/>
                  <w:kern w:val="0"/>
                  <w:lang w:val="en-IN" w:eastAsia="en-GB" w:bidi="hi-IN"/>
                  <w14:ligatures w14:val="none"/>
                </w:rPr>
                <w:delText>A data visualisation and longitudinal tracking tool that displays your health parameters, trends, and AI-generated risk indicators over time. It is an awareness interface not a clinical monitoring system.</w:delText>
              </w:r>
            </w:del>
          </w:p>
        </w:tc>
      </w:tr>
      <w:tr w:rsidR="002B0C6B" w:rsidRPr="00627A62" w:rsidDel="008C20D4" w14:paraId="3537B0F8" w14:textId="1AD70024" w:rsidTr="006B5C08">
        <w:trPr>
          <w:del w:id="296" w:author="USER" w:date="2026-04-16T15:45:00Z"/>
        </w:trPr>
        <w:tc>
          <w:tcPr>
            <w:tcW w:w="0" w:type="auto"/>
            <w:hideMark/>
          </w:tcPr>
          <w:p w14:paraId="52763124" w14:textId="3B8F090A" w:rsidR="002B0C6B" w:rsidRPr="00627A62" w:rsidDel="008C20D4" w:rsidRDefault="002B0C6B" w:rsidP="00391D41">
            <w:pPr>
              <w:spacing w:line="276" w:lineRule="auto"/>
              <w:rPr>
                <w:del w:id="297" w:author="USER" w:date="2026-04-16T15:45:00Z"/>
                <w:rFonts w:ascii="Times New Roman" w:eastAsia="Times New Roman" w:hAnsi="Times New Roman" w:cs="Times New Roman"/>
                <w:kern w:val="0"/>
                <w:lang w:val="en-IN" w:eastAsia="en-GB" w:bidi="hi-IN"/>
                <w14:ligatures w14:val="none"/>
              </w:rPr>
            </w:pPr>
            <w:del w:id="298" w:author="USER" w:date="2026-04-16T15:45:00Z">
              <w:r w:rsidRPr="00627A62" w:rsidDel="008C20D4">
                <w:rPr>
                  <w:rFonts w:ascii="Times New Roman" w:eastAsia="Times New Roman" w:hAnsi="Times New Roman" w:cs="Times New Roman"/>
                  <w:b/>
                  <w:bCs/>
                  <w:kern w:val="0"/>
                  <w:lang w:val="en-IN" w:eastAsia="en-GB" w:bidi="hi-IN"/>
                  <w14:ligatures w14:val="none"/>
                </w:rPr>
                <w:delText>Nutrition and Diet Recommendations</w:delText>
              </w:r>
            </w:del>
          </w:p>
        </w:tc>
        <w:tc>
          <w:tcPr>
            <w:tcW w:w="0" w:type="auto"/>
            <w:hideMark/>
          </w:tcPr>
          <w:p w14:paraId="1B4806C0" w14:textId="47E44279" w:rsidR="002B0C6B" w:rsidRPr="00627A62" w:rsidDel="008C20D4" w:rsidRDefault="002B0C6B" w:rsidP="00391D41">
            <w:pPr>
              <w:spacing w:line="276" w:lineRule="auto"/>
              <w:rPr>
                <w:del w:id="299" w:author="USER" w:date="2026-04-16T15:45:00Z"/>
                <w:rFonts w:ascii="Times New Roman" w:eastAsia="Times New Roman" w:hAnsi="Times New Roman" w:cs="Times New Roman"/>
                <w:kern w:val="0"/>
                <w:lang w:val="en-IN" w:eastAsia="en-GB" w:bidi="hi-IN"/>
                <w14:ligatures w14:val="none"/>
              </w:rPr>
            </w:pPr>
            <w:del w:id="300" w:author="USER" w:date="2026-04-16T15:45:00Z">
              <w:r w:rsidRPr="00627A62" w:rsidDel="008C20D4">
                <w:rPr>
                  <w:rFonts w:ascii="Times New Roman" w:eastAsia="Times New Roman" w:hAnsi="Times New Roman" w:cs="Times New Roman"/>
                  <w:kern w:val="0"/>
                  <w:lang w:val="en-IN" w:eastAsia="en-GB" w:bidi="hi-IN"/>
                  <w14:ligatures w14:val="none"/>
                </w:rPr>
                <w:delText>General wellness-oriented dietary guidance generated from your self-reported health profile and goals. It is </w:delText>
              </w:r>
              <w:r w:rsidRPr="00627A62" w:rsidDel="008C20D4">
                <w:rPr>
                  <w:rFonts w:ascii="Times New Roman" w:eastAsia="Times New Roman" w:hAnsi="Times New Roman" w:cs="Times New Roman"/>
                  <w:b/>
                  <w:bCs/>
                  <w:kern w:val="0"/>
                  <w:lang w:val="en-IN" w:eastAsia="en-GB" w:bidi="hi-IN"/>
                  <w14:ligatures w14:val="none"/>
                </w:rPr>
                <w:delText>NOT</w:delText>
              </w:r>
              <w:r w:rsidRPr="00627A62" w:rsidDel="008C20D4">
                <w:rPr>
                  <w:rFonts w:ascii="Times New Roman" w:eastAsia="Times New Roman" w:hAnsi="Times New Roman" w:cs="Times New Roman"/>
                  <w:kern w:val="0"/>
                  <w:lang w:val="en-IN" w:eastAsia="en-GB" w:bidi="hi-IN"/>
                  <w14:ligatures w14:val="none"/>
                </w:rPr>
                <w:delText> clinical medical nutrition therapy and </w:delText>
              </w:r>
              <w:r w:rsidRPr="00627A62" w:rsidDel="008C20D4">
                <w:rPr>
                  <w:rFonts w:ascii="Times New Roman" w:eastAsia="Times New Roman" w:hAnsi="Times New Roman" w:cs="Times New Roman"/>
                  <w:b/>
                  <w:bCs/>
                  <w:kern w:val="0"/>
                  <w:lang w:val="en-IN" w:eastAsia="en-GB" w:bidi="hi-IN"/>
                  <w14:ligatures w14:val="none"/>
                </w:rPr>
                <w:delText>NOT</w:delText>
              </w:r>
              <w:r w:rsidRPr="00627A62" w:rsidDel="008C20D4">
                <w:rPr>
                  <w:rFonts w:ascii="Times New Roman" w:eastAsia="Times New Roman" w:hAnsi="Times New Roman" w:cs="Times New Roman"/>
                  <w:kern w:val="0"/>
                  <w:lang w:val="en-IN" w:eastAsia="en-GB" w:bidi="hi-IN"/>
                  <w14:ligatures w14:val="none"/>
                </w:rPr>
                <w:delText> a dietitian's prescription. Individuals with medical conditions affected by diet must consult a qualified dietitian or physician.</w:delText>
              </w:r>
            </w:del>
          </w:p>
        </w:tc>
      </w:tr>
      <w:tr w:rsidR="002B0C6B" w:rsidRPr="00627A62" w:rsidDel="008C20D4" w14:paraId="14778A18" w14:textId="76AD23B1" w:rsidTr="006B5C08">
        <w:trPr>
          <w:del w:id="301" w:author="USER" w:date="2026-04-16T15:45:00Z"/>
        </w:trPr>
        <w:tc>
          <w:tcPr>
            <w:tcW w:w="0" w:type="auto"/>
            <w:hideMark/>
          </w:tcPr>
          <w:p w14:paraId="348CDCEE" w14:textId="6D3C3AF4" w:rsidR="002B0C6B" w:rsidRPr="00627A62" w:rsidDel="008C20D4" w:rsidRDefault="002B0C6B" w:rsidP="00391D41">
            <w:pPr>
              <w:spacing w:line="276" w:lineRule="auto"/>
              <w:rPr>
                <w:del w:id="302" w:author="USER" w:date="2026-04-16T15:45:00Z"/>
                <w:rFonts w:ascii="Times New Roman" w:eastAsia="Times New Roman" w:hAnsi="Times New Roman" w:cs="Times New Roman"/>
                <w:kern w:val="0"/>
                <w:lang w:val="en-IN" w:eastAsia="en-GB" w:bidi="hi-IN"/>
                <w14:ligatures w14:val="none"/>
              </w:rPr>
            </w:pPr>
            <w:del w:id="303" w:author="USER" w:date="2026-04-16T15:45:00Z">
              <w:r w:rsidRPr="00627A62" w:rsidDel="008C20D4">
                <w:rPr>
                  <w:rFonts w:ascii="Times New Roman" w:eastAsia="Times New Roman" w:hAnsi="Times New Roman" w:cs="Times New Roman"/>
                  <w:b/>
                  <w:bCs/>
                  <w:kern w:val="0"/>
                  <w:lang w:val="en-IN" w:eastAsia="en-GB" w:bidi="hi-IN"/>
                  <w14:ligatures w14:val="none"/>
                </w:rPr>
                <w:delText>Sleep and Wellness Tracking</w:delText>
              </w:r>
            </w:del>
          </w:p>
        </w:tc>
        <w:tc>
          <w:tcPr>
            <w:tcW w:w="0" w:type="auto"/>
            <w:hideMark/>
          </w:tcPr>
          <w:p w14:paraId="1B047134" w14:textId="58EC2751" w:rsidR="002B0C6B" w:rsidRPr="00627A62" w:rsidDel="008C20D4" w:rsidRDefault="002B0C6B" w:rsidP="00391D41">
            <w:pPr>
              <w:spacing w:line="276" w:lineRule="auto"/>
              <w:rPr>
                <w:del w:id="304" w:author="USER" w:date="2026-04-16T15:45:00Z"/>
                <w:rFonts w:ascii="Times New Roman" w:eastAsia="Times New Roman" w:hAnsi="Times New Roman" w:cs="Times New Roman"/>
                <w:kern w:val="0"/>
                <w:lang w:val="en-IN" w:eastAsia="en-GB" w:bidi="hi-IN"/>
                <w14:ligatures w14:val="none"/>
              </w:rPr>
            </w:pPr>
            <w:del w:id="305" w:author="USER" w:date="2026-04-16T15:45:00Z">
              <w:r w:rsidRPr="00627A62" w:rsidDel="008C20D4">
                <w:rPr>
                  <w:rFonts w:ascii="Times New Roman" w:eastAsia="Times New Roman" w:hAnsi="Times New Roman" w:cs="Times New Roman"/>
                  <w:kern w:val="0"/>
                  <w:lang w:val="en-IN" w:eastAsia="en-GB" w:bidi="hi-IN"/>
                  <w14:ligatures w14:val="none"/>
                </w:rPr>
                <w:delText>Monitoring of self-reported and wearable-linked sleep quality indicators and lifestyle data for personal awareness. Sleep disorder diagnosis requires clinical evaluation by a qualified physician or sleep specialist.</w:delText>
              </w:r>
            </w:del>
          </w:p>
        </w:tc>
      </w:tr>
      <w:tr w:rsidR="002B0C6B" w:rsidRPr="00627A62" w:rsidDel="008C20D4" w14:paraId="2FCD10FE" w14:textId="72895819" w:rsidTr="006B5C08">
        <w:trPr>
          <w:del w:id="306" w:author="USER" w:date="2026-04-16T15:45:00Z"/>
        </w:trPr>
        <w:tc>
          <w:tcPr>
            <w:tcW w:w="0" w:type="auto"/>
            <w:hideMark/>
          </w:tcPr>
          <w:p w14:paraId="48F98905" w14:textId="72782302" w:rsidR="002B0C6B" w:rsidRPr="00627A62" w:rsidDel="008C20D4" w:rsidRDefault="002B0C6B" w:rsidP="00391D41">
            <w:pPr>
              <w:spacing w:line="276" w:lineRule="auto"/>
              <w:rPr>
                <w:del w:id="307" w:author="USER" w:date="2026-04-16T15:45:00Z"/>
                <w:rFonts w:ascii="Times New Roman" w:eastAsia="Times New Roman" w:hAnsi="Times New Roman" w:cs="Times New Roman"/>
                <w:kern w:val="0"/>
                <w:lang w:val="en-IN" w:eastAsia="en-GB" w:bidi="hi-IN"/>
                <w14:ligatures w14:val="none"/>
              </w:rPr>
            </w:pPr>
            <w:del w:id="308" w:author="USER" w:date="2026-04-16T15:45:00Z">
              <w:r w:rsidRPr="00627A62" w:rsidDel="008C20D4">
                <w:rPr>
                  <w:rFonts w:ascii="Times New Roman" w:eastAsia="Times New Roman" w:hAnsi="Times New Roman" w:cs="Times New Roman"/>
                  <w:b/>
                  <w:bCs/>
                  <w:kern w:val="0"/>
                  <w:lang w:val="en-IN" w:eastAsia="en-GB" w:bidi="hi-IN"/>
                  <w14:ligatures w14:val="none"/>
                </w:rPr>
                <w:delText>Mental Wellness Indicators</w:delText>
              </w:r>
            </w:del>
          </w:p>
        </w:tc>
        <w:tc>
          <w:tcPr>
            <w:tcW w:w="0" w:type="auto"/>
            <w:hideMark/>
          </w:tcPr>
          <w:p w14:paraId="280A578A" w14:textId="05AA54F1" w:rsidR="002B0C6B" w:rsidRPr="00627A62" w:rsidDel="008C20D4" w:rsidRDefault="002B0C6B" w:rsidP="00391D41">
            <w:pPr>
              <w:spacing w:line="276" w:lineRule="auto"/>
              <w:rPr>
                <w:del w:id="309" w:author="USER" w:date="2026-04-16T15:45:00Z"/>
                <w:rFonts w:ascii="Times New Roman" w:eastAsia="Times New Roman" w:hAnsi="Times New Roman" w:cs="Times New Roman"/>
                <w:kern w:val="0"/>
                <w:lang w:val="en-IN" w:eastAsia="en-GB" w:bidi="hi-IN"/>
                <w14:ligatures w14:val="none"/>
              </w:rPr>
            </w:pPr>
            <w:del w:id="310" w:author="USER" w:date="2026-04-16T15:45:00Z">
              <w:r w:rsidRPr="00627A62" w:rsidDel="008C20D4">
                <w:rPr>
                  <w:rFonts w:ascii="Times New Roman" w:eastAsia="Times New Roman" w:hAnsi="Times New Roman" w:cs="Times New Roman"/>
                  <w:kern w:val="0"/>
                  <w:lang w:val="en-IN" w:eastAsia="en-GB" w:bidi="hi-IN"/>
                  <w14:ligatures w14:val="none"/>
                </w:rPr>
                <w:delText>Self-assessment prompts that generate general wellness awareness indicators. These are </w:delText>
              </w:r>
              <w:r w:rsidRPr="00627A62" w:rsidDel="008C20D4">
                <w:rPr>
                  <w:rFonts w:ascii="Times New Roman" w:eastAsia="Times New Roman" w:hAnsi="Times New Roman" w:cs="Times New Roman"/>
                  <w:b/>
                  <w:bCs/>
                  <w:kern w:val="0"/>
                  <w:lang w:val="en-IN" w:eastAsia="en-GB" w:bidi="hi-IN"/>
                  <w14:ligatures w14:val="none"/>
                </w:rPr>
                <w:delText>NOT</w:delText>
              </w:r>
              <w:r w:rsidR="006B5C08" w:rsidRPr="00627A62" w:rsidDel="008C20D4">
                <w:rPr>
                  <w:rFonts w:ascii="Times New Roman" w:eastAsia="Times New Roman" w:hAnsi="Times New Roman" w:cs="Times New Roman"/>
                  <w:b/>
                  <w:bCs/>
                  <w:kern w:val="0"/>
                  <w:lang w:val="en-IN" w:eastAsia="en-GB" w:bidi="hi-IN"/>
                  <w14:ligatures w14:val="none"/>
                </w:rPr>
                <w:delText xml:space="preserve"> </w:delText>
              </w:r>
              <w:r w:rsidRPr="00627A62" w:rsidDel="008C20D4">
                <w:rPr>
                  <w:rFonts w:ascii="Times New Roman" w:eastAsia="Times New Roman" w:hAnsi="Times New Roman" w:cs="Times New Roman"/>
                  <w:kern w:val="0"/>
                  <w:lang w:val="en-IN" w:eastAsia="en-GB" w:bidi="hi-IN"/>
                  <w14:ligatures w14:val="none"/>
                </w:rPr>
                <w:delText>psychiatric assessments and do </w:delText>
              </w:r>
              <w:r w:rsidRPr="00627A62" w:rsidDel="008C20D4">
                <w:rPr>
                  <w:rFonts w:ascii="Times New Roman" w:eastAsia="Times New Roman" w:hAnsi="Times New Roman" w:cs="Times New Roman"/>
                  <w:b/>
                  <w:bCs/>
                  <w:kern w:val="0"/>
                  <w:lang w:val="en-IN" w:eastAsia="en-GB" w:bidi="hi-IN"/>
                  <w14:ligatures w14:val="none"/>
                </w:rPr>
                <w:delText>NOT</w:delText>
              </w:r>
              <w:r w:rsidRPr="00627A62" w:rsidDel="008C20D4">
                <w:rPr>
                  <w:rFonts w:ascii="Times New Roman" w:eastAsia="Times New Roman" w:hAnsi="Times New Roman" w:cs="Times New Roman"/>
                  <w:kern w:val="0"/>
                  <w:lang w:val="en-IN" w:eastAsia="en-GB" w:bidi="hi-IN"/>
                  <w14:ligatures w14:val="none"/>
                </w:rPr>
                <w:delText> diagnose any mental health condition. All mental health concerns must be evaluated by a qualified mental health professional.</w:delText>
              </w:r>
            </w:del>
          </w:p>
        </w:tc>
      </w:tr>
      <w:tr w:rsidR="002B0C6B" w:rsidRPr="00627A62" w:rsidDel="008C20D4" w14:paraId="703141CC" w14:textId="10DA44D0" w:rsidTr="006B5C08">
        <w:trPr>
          <w:del w:id="311" w:author="USER" w:date="2026-04-16T15:45:00Z"/>
        </w:trPr>
        <w:tc>
          <w:tcPr>
            <w:tcW w:w="0" w:type="auto"/>
            <w:hideMark/>
          </w:tcPr>
          <w:p w14:paraId="69119B2A" w14:textId="63EE6FF6" w:rsidR="002B0C6B" w:rsidRPr="00627A62" w:rsidDel="008C20D4" w:rsidRDefault="002B0C6B" w:rsidP="00391D41">
            <w:pPr>
              <w:spacing w:line="276" w:lineRule="auto"/>
              <w:rPr>
                <w:del w:id="312" w:author="USER" w:date="2026-04-16T15:45:00Z"/>
                <w:rFonts w:ascii="Times New Roman" w:eastAsia="Times New Roman" w:hAnsi="Times New Roman" w:cs="Times New Roman"/>
                <w:kern w:val="0"/>
                <w:lang w:val="en-IN" w:eastAsia="en-GB" w:bidi="hi-IN"/>
                <w14:ligatures w14:val="none"/>
              </w:rPr>
            </w:pPr>
            <w:del w:id="313" w:author="USER" w:date="2026-04-16T15:45:00Z">
              <w:r w:rsidRPr="00627A62" w:rsidDel="008C20D4">
                <w:rPr>
                  <w:rFonts w:ascii="Times New Roman" w:eastAsia="Times New Roman" w:hAnsi="Times New Roman" w:cs="Times New Roman"/>
                  <w:b/>
                  <w:bCs/>
                  <w:kern w:val="0"/>
                  <w:lang w:val="en-IN" w:eastAsia="en-GB" w:bidi="hi-IN"/>
                  <w14:ligatures w14:val="none"/>
                </w:rPr>
                <w:delText>Preventive Health Alerts</w:delText>
              </w:r>
            </w:del>
          </w:p>
        </w:tc>
        <w:tc>
          <w:tcPr>
            <w:tcW w:w="0" w:type="auto"/>
            <w:hideMark/>
          </w:tcPr>
          <w:p w14:paraId="637A919E" w14:textId="6DE8A3A1" w:rsidR="002B0C6B" w:rsidRPr="00627A62" w:rsidDel="008C20D4" w:rsidRDefault="002B0C6B" w:rsidP="00391D41">
            <w:pPr>
              <w:spacing w:line="276" w:lineRule="auto"/>
              <w:rPr>
                <w:del w:id="314" w:author="USER" w:date="2026-04-16T15:45:00Z"/>
                <w:rFonts w:ascii="Times New Roman" w:eastAsia="Times New Roman" w:hAnsi="Times New Roman" w:cs="Times New Roman"/>
                <w:kern w:val="0"/>
                <w:lang w:val="en-IN" w:eastAsia="en-GB" w:bidi="hi-IN"/>
                <w14:ligatures w14:val="none"/>
              </w:rPr>
            </w:pPr>
            <w:del w:id="315" w:author="USER" w:date="2026-04-16T15:45:00Z">
              <w:r w:rsidRPr="00627A62" w:rsidDel="008C20D4">
                <w:rPr>
                  <w:rFonts w:ascii="Times New Roman" w:eastAsia="Times New Roman" w:hAnsi="Times New Roman" w:cs="Times New Roman"/>
                  <w:kern w:val="0"/>
                  <w:lang w:val="en-IN" w:eastAsia="en-GB" w:bidi="hi-IN"/>
                  <w14:ligatures w14:val="none"/>
                </w:rPr>
                <w:delText xml:space="preserve">Automated notifications generated when your data patterns reach predefined thresholds, suggesting that a health parameter warrants attention or a check-up may be advisable. These are prompts to seek professional review </w:delText>
              </w:r>
              <w:r w:rsidRPr="00627A62" w:rsidDel="008C20D4">
                <w:rPr>
                  <w:rFonts w:ascii="Times New Roman" w:eastAsia="Times New Roman" w:hAnsi="Times New Roman" w:cs="Times New Roman"/>
                  <w:b/>
                  <w:bCs/>
                  <w:kern w:val="0"/>
                  <w:lang w:val="en-IN" w:eastAsia="en-GB" w:bidi="hi-IN"/>
                  <w14:ligatures w14:val="none"/>
                </w:rPr>
                <w:delText>NOT</w:delText>
              </w:r>
              <w:r w:rsidRPr="00627A62" w:rsidDel="008C20D4">
                <w:rPr>
                  <w:rFonts w:ascii="Times New Roman" w:eastAsia="Times New Roman" w:hAnsi="Times New Roman" w:cs="Times New Roman"/>
                  <w:kern w:val="0"/>
                  <w:lang w:val="en-IN" w:eastAsia="en-GB" w:bidi="hi-IN"/>
                  <w14:ligatures w14:val="none"/>
                </w:rPr>
                <w:delText> clinical diagnoses or treatment recommendations.</w:delText>
              </w:r>
            </w:del>
          </w:p>
        </w:tc>
      </w:tr>
      <w:tr w:rsidR="008C7476" w:rsidRPr="00627A62" w:rsidDel="008C20D4" w14:paraId="0888DDE7" w14:textId="73539003" w:rsidTr="006B5C08">
        <w:trPr>
          <w:del w:id="316" w:author="USER" w:date="2026-04-16T15:45:00Z"/>
        </w:trPr>
        <w:tc>
          <w:tcPr>
            <w:tcW w:w="0" w:type="auto"/>
          </w:tcPr>
          <w:p w14:paraId="75B258B0" w14:textId="00FDB0DB" w:rsidR="008C7476" w:rsidRPr="00627A62" w:rsidDel="008C20D4" w:rsidRDefault="008C7476" w:rsidP="00391D41">
            <w:pPr>
              <w:spacing w:line="276" w:lineRule="auto"/>
              <w:rPr>
                <w:del w:id="317" w:author="USER" w:date="2026-04-16T15:45:00Z"/>
                <w:rFonts w:ascii="Times New Roman" w:eastAsia="Times New Roman" w:hAnsi="Times New Roman" w:cs="Times New Roman"/>
                <w:b/>
                <w:bCs/>
                <w:kern w:val="0"/>
                <w:lang w:val="en-IN" w:eastAsia="en-GB" w:bidi="hi-IN"/>
                <w14:ligatures w14:val="none"/>
              </w:rPr>
            </w:pPr>
            <w:del w:id="318" w:author="USER" w:date="2026-04-16T15:45:00Z">
              <w:r w:rsidDel="008C20D4">
                <w:rPr>
                  <w:rFonts w:ascii="Times New Roman" w:eastAsia="Times New Roman" w:hAnsi="Times New Roman" w:cs="Times New Roman"/>
                  <w:b/>
                  <w:bCs/>
                  <w:kern w:val="0"/>
                  <w:lang w:val="en-IN" w:eastAsia="en-GB" w:bidi="hi-IN"/>
                  <w14:ligatures w14:val="none"/>
                </w:rPr>
                <w:delText>Heath care Records storage</w:delText>
              </w:r>
            </w:del>
          </w:p>
        </w:tc>
        <w:tc>
          <w:tcPr>
            <w:tcW w:w="0" w:type="auto"/>
          </w:tcPr>
          <w:p w14:paraId="56013CDD" w14:textId="1D2A1AD1" w:rsidR="008C7476" w:rsidRPr="00627A62" w:rsidDel="008C20D4" w:rsidRDefault="008C7476" w:rsidP="00391D41">
            <w:pPr>
              <w:spacing w:line="276" w:lineRule="auto"/>
              <w:rPr>
                <w:del w:id="319" w:author="USER" w:date="2026-04-16T15:45:00Z"/>
                <w:rFonts w:ascii="Times New Roman" w:eastAsia="Times New Roman" w:hAnsi="Times New Roman" w:cs="Times New Roman"/>
                <w:kern w:val="0"/>
                <w:lang w:val="en-IN" w:eastAsia="en-GB" w:bidi="hi-IN"/>
                <w14:ligatures w14:val="none"/>
              </w:rPr>
            </w:pPr>
            <w:del w:id="320" w:author="USER" w:date="2026-04-16T15:45:00Z">
              <w:r w:rsidDel="008C20D4">
                <w:rPr>
                  <w:rFonts w:ascii="Times New Roman" w:eastAsia="Times New Roman" w:hAnsi="Times New Roman" w:cs="Times New Roman"/>
                  <w:kern w:val="0"/>
                  <w:lang w:val="en-IN" w:eastAsia="en-GB" w:bidi="hi-IN"/>
                  <w14:ligatures w14:val="none"/>
                </w:rPr>
                <w:delText>You can store your medical reports, doctor prescriptions and other healthcare records and can access it any time anywhere through take.health.</w:delText>
              </w:r>
            </w:del>
          </w:p>
        </w:tc>
      </w:tr>
    </w:tbl>
    <w:p w14:paraId="7B13DAE5" w14:textId="120EEFB8" w:rsidR="002B0C6B" w:rsidRPr="00627A62" w:rsidDel="004468DD" w:rsidRDefault="002B0C6B" w:rsidP="00391D41">
      <w:pPr>
        <w:spacing w:before="100" w:beforeAutospacing="1" w:after="100" w:afterAutospacing="1" w:line="276" w:lineRule="auto"/>
        <w:outlineLvl w:val="1"/>
        <w:rPr>
          <w:del w:id="321" w:author="USER" w:date="2026-04-16T15:49:00Z"/>
          <w:rFonts w:ascii="Times New Roman" w:eastAsia="Times New Roman" w:hAnsi="Times New Roman" w:cs="Times New Roman"/>
          <w:b/>
          <w:bCs/>
          <w:color w:val="000000"/>
          <w:kern w:val="0"/>
          <w:lang w:val="en-IN" w:eastAsia="en-GB" w:bidi="hi-IN"/>
          <w14:ligatures w14:val="none"/>
        </w:rPr>
      </w:pPr>
      <w:del w:id="322" w:author="USER" w:date="2026-04-16T15:49:00Z">
        <w:r w:rsidRPr="00627A62" w:rsidDel="004468DD">
          <w:rPr>
            <w:rFonts w:ascii="Times New Roman" w:eastAsia="Times New Roman" w:hAnsi="Times New Roman" w:cs="Times New Roman"/>
            <w:b/>
            <w:bCs/>
            <w:color w:val="000000"/>
            <w:kern w:val="0"/>
            <w:lang w:val="en-IN" w:eastAsia="en-GB" w:bidi="hi-IN"/>
            <w14:ligatures w14:val="none"/>
          </w:rPr>
          <w:delText>What the Platform Definitively Is NOT</w:delText>
        </w:r>
      </w:del>
    </w:p>
    <w:p w14:paraId="43C18C89" w14:textId="57F026F6" w:rsidR="002B0C6B" w:rsidRPr="00627A62" w:rsidDel="004468DD" w:rsidRDefault="002B0C6B" w:rsidP="00391D41">
      <w:pPr>
        <w:spacing w:before="100" w:beforeAutospacing="1" w:after="100" w:afterAutospacing="1" w:line="276" w:lineRule="auto"/>
        <w:rPr>
          <w:del w:id="323" w:author="USER" w:date="2026-04-16T15:49:00Z"/>
          <w:rFonts w:ascii="Times New Roman" w:eastAsia="Times New Roman" w:hAnsi="Times New Roman" w:cs="Times New Roman"/>
          <w:color w:val="000000"/>
          <w:kern w:val="0"/>
          <w:lang w:val="en-IN" w:eastAsia="en-GB" w:bidi="hi-IN"/>
          <w14:ligatures w14:val="none"/>
        </w:rPr>
      </w:pPr>
      <w:del w:id="324" w:author="USER" w:date="2026-04-16T15:49:00Z">
        <w:r w:rsidRPr="00627A62" w:rsidDel="004468DD">
          <w:rPr>
            <w:rFonts w:ascii="Times New Roman" w:eastAsia="Times New Roman" w:hAnsi="Times New Roman" w:cs="Times New Roman"/>
            <w:color w:val="000000"/>
            <w:kern w:val="0"/>
            <w:lang w:val="en-IN" w:eastAsia="en-GB" w:bidi="hi-IN"/>
            <w14:ligatures w14:val="none"/>
          </w:rPr>
          <w:delText>These Exclusions Are Legally Binding and Non-Negotiable</w:delText>
        </w:r>
      </w:del>
    </w:p>
    <w:p w14:paraId="73393BA8" w14:textId="2F91021D" w:rsidR="002B0C6B" w:rsidRPr="00627A62" w:rsidDel="004468DD" w:rsidRDefault="002B0C6B" w:rsidP="00391D41">
      <w:pPr>
        <w:spacing w:before="100" w:beforeAutospacing="1" w:after="100" w:afterAutospacing="1" w:line="276" w:lineRule="auto"/>
        <w:rPr>
          <w:del w:id="325" w:author="USER" w:date="2026-04-16T15:49:00Z"/>
          <w:rFonts w:ascii="Times New Roman" w:eastAsia="Times New Roman" w:hAnsi="Times New Roman" w:cs="Times New Roman"/>
          <w:kern w:val="0"/>
          <w:lang w:val="en-IN" w:eastAsia="en-GB" w:bidi="hi-IN"/>
          <w14:ligatures w14:val="none"/>
        </w:rPr>
      </w:pPr>
      <w:del w:id="326" w:author="USER" w:date="2026-04-16T15:49:00Z">
        <w:r w:rsidRPr="00627A62" w:rsidDel="004468DD">
          <w:rPr>
            <w:rFonts w:ascii="Times New Roman" w:eastAsia="Times New Roman" w:hAnsi="Times New Roman" w:cs="Times New Roman"/>
            <w:color w:val="000000"/>
            <w:kern w:val="0"/>
            <w:lang w:val="en-IN" w:eastAsia="en-GB" w:bidi="hi-IN"/>
            <w14:ligatures w14:val="none"/>
          </w:rPr>
          <w:delText>The take.health Platform is </w:delText>
        </w:r>
        <w:r w:rsidRPr="00627A62" w:rsidDel="004468DD">
          <w:rPr>
            <w:rFonts w:ascii="Times New Roman" w:eastAsia="Times New Roman" w:hAnsi="Times New Roman" w:cs="Times New Roman"/>
            <w:b/>
            <w:bCs/>
            <w:color w:val="000000"/>
            <w:kern w:val="0"/>
            <w:lang w:val="en-IN" w:eastAsia="en-GB" w:bidi="hi-IN"/>
            <w14:ligatures w14:val="none"/>
          </w:rPr>
          <w:delText>NOT</w:delText>
        </w:r>
        <w:r w:rsidRPr="00627A62" w:rsidDel="004468DD">
          <w:rPr>
            <w:rFonts w:ascii="Times New Roman" w:eastAsia="Times New Roman" w:hAnsi="Times New Roman" w:cs="Times New Roman"/>
            <w:color w:val="000000"/>
            <w:kern w:val="0"/>
            <w:lang w:val="en-IN" w:eastAsia="en-GB" w:bidi="hi-IN"/>
            <w14:ligatures w14:val="none"/>
          </w:rPr>
          <w:delText>: a hospital or clinical establishment; a diagnostic laboratory; a pharmacy or drug dispensary; a licensed medical device; an emergency medical service; a mental health crisis service; a telemedicine service provider (it facilitates access to independent RMPs); a provider of medical diagnoses, prescriptions, or clinical treatment plans; a provider of clinical nutrition therapy; a provider of psychiatric or psychological therapy.</w:delText>
        </w:r>
      </w:del>
    </w:p>
    <w:p w14:paraId="607F5733" w14:textId="1C23A00D" w:rsidR="002B0C6B" w:rsidRPr="00627A62" w:rsidRDefault="002B0C6B" w:rsidP="00391D41">
      <w:pPr>
        <w:spacing w:before="100" w:beforeAutospacing="1" w:after="100" w:afterAutospacing="1" w:line="276" w:lineRule="auto"/>
        <w:outlineLvl w:val="1"/>
        <w:rPr>
          <w:rFonts w:ascii="Times New Roman" w:eastAsia="Times New Roman" w:hAnsi="Times New Roman" w:cs="Times New Roman"/>
          <w:b/>
          <w:bCs/>
          <w:color w:val="000000"/>
          <w:kern w:val="0"/>
          <w:lang w:val="en-IN" w:eastAsia="en-GB" w:bidi="hi-IN"/>
          <w14:ligatures w14:val="none"/>
        </w:rPr>
      </w:pPr>
      <w:r w:rsidRPr="00627A62">
        <w:rPr>
          <w:rFonts w:ascii="Times New Roman" w:eastAsia="Times New Roman" w:hAnsi="Times New Roman" w:cs="Times New Roman"/>
          <w:b/>
          <w:bCs/>
          <w:color w:val="000000"/>
          <w:kern w:val="0"/>
          <w:lang w:val="en-IN" w:eastAsia="en-GB" w:bidi="hi-IN"/>
          <w14:ligatures w14:val="none"/>
        </w:rPr>
        <w:t xml:space="preserve">AI Cannot Replace Clinical Judgment </w:t>
      </w:r>
    </w:p>
    <w:p w14:paraId="6C028EB3" w14:textId="77777777" w:rsidR="004468DD" w:rsidRDefault="004468DD">
      <w:pPr>
        <w:pStyle w:val="NormalWeb"/>
        <w:jc w:val="both"/>
        <w:rPr>
          <w:ins w:id="327" w:author="USER" w:date="2026-04-16T15:50:00Z"/>
        </w:rPr>
        <w:pPrChange w:id="328" w:author="USER" w:date="2026-04-16T15:50:00Z">
          <w:pPr>
            <w:pStyle w:val="NormalWeb"/>
          </w:pPr>
        </w:pPrChange>
      </w:pPr>
      <w:ins w:id="329" w:author="USER" w:date="2026-04-16T15:50:00Z">
        <w:r>
          <w:t>The Platform’s AI features provide informational insights only and do not constitute medical advice, diagnosis, or treatment. AI systems cannot prescribe medicines or replace professional medical judgment. All clinical decisions, including diagnosis and treatment, must be made by a qualified Registered Medical Practitioner.</w:t>
        </w:r>
      </w:ins>
    </w:p>
    <w:p w14:paraId="2F065F56" w14:textId="7AE615C1" w:rsidR="002B0C6B" w:rsidRPr="00627A62" w:rsidDel="004468DD" w:rsidRDefault="002B0C6B">
      <w:pPr>
        <w:spacing w:before="100" w:beforeAutospacing="1" w:after="0" w:line="360" w:lineRule="auto"/>
        <w:rPr>
          <w:del w:id="330" w:author="USER" w:date="2026-04-16T15:50:00Z"/>
          <w:rFonts w:ascii="Times New Roman" w:eastAsia="Times New Roman" w:hAnsi="Times New Roman" w:cs="Times New Roman"/>
          <w:color w:val="000000"/>
          <w:kern w:val="0"/>
          <w:lang w:val="en-IN" w:eastAsia="en-GB" w:bidi="hi-IN"/>
          <w14:ligatures w14:val="none"/>
        </w:rPr>
        <w:pPrChange w:id="331" w:author="USER" w:date="2026-04-16T15:52:00Z">
          <w:pPr>
            <w:spacing w:before="100" w:beforeAutospacing="1" w:after="100" w:afterAutospacing="1" w:line="276" w:lineRule="auto"/>
          </w:pPr>
        </w:pPrChange>
      </w:pPr>
      <w:del w:id="332" w:author="USER" w:date="2026-04-16T15:50:00Z">
        <w:r w:rsidRPr="00627A62" w:rsidDel="004468DD">
          <w:rPr>
            <w:rFonts w:ascii="Times New Roman" w:eastAsia="Times New Roman" w:hAnsi="Times New Roman" w:cs="Times New Roman"/>
            <w:color w:val="000000"/>
            <w:kern w:val="0"/>
            <w:lang w:val="en-IN" w:eastAsia="en-GB" w:bidi="hi-IN"/>
            <w14:ligatures w14:val="none"/>
          </w:rPr>
          <w:delText>The Board of Governors of the Medical Council of India has stated in the Telemedicine Practice Guidelines 2020: </w:delText>
        </w:r>
        <w:r w:rsidRPr="00627A62" w:rsidDel="004468DD">
          <w:rPr>
            <w:rFonts w:ascii="Times New Roman" w:eastAsia="Times New Roman" w:hAnsi="Times New Roman" w:cs="Times New Roman"/>
            <w:i/>
            <w:iCs/>
            <w:color w:val="000000"/>
            <w:kern w:val="0"/>
            <w:lang w:val="en-IN" w:eastAsia="en-GB" w:bidi="hi-IN"/>
            <w14:ligatures w14:val="none"/>
          </w:rPr>
          <w:delText>"Technology platforms based on AI and machine learning are not allowed to counsel the patients or prescribe any medicines; only a doctor can counsel and prescribe medicines."</w:delText>
        </w:r>
        <w:r w:rsidRPr="00627A62" w:rsidDel="004468DD">
          <w:rPr>
            <w:rFonts w:ascii="Times New Roman" w:eastAsia="Times New Roman" w:hAnsi="Times New Roman" w:cs="Times New Roman"/>
            <w:color w:val="000000"/>
            <w:kern w:val="0"/>
            <w:lang w:val="en-IN" w:eastAsia="en-GB" w:bidi="hi-IN"/>
            <w14:ligatures w14:val="none"/>
          </w:rPr>
          <w:delText> The Guidelines further state: </w:delText>
        </w:r>
        <w:r w:rsidRPr="00627A62" w:rsidDel="004468DD">
          <w:rPr>
            <w:rFonts w:ascii="Times New Roman" w:eastAsia="Times New Roman" w:hAnsi="Times New Roman" w:cs="Times New Roman"/>
            <w:i/>
            <w:iCs/>
            <w:color w:val="000000"/>
            <w:kern w:val="0"/>
            <w:lang w:val="en-IN" w:eastAsia="en-GB" w:bidi="hi-IN"/>
            <w14:ligatures w14:val="none"/>
          </w:rPr>
          <w:delText>"AI, IoT, data science-based decision support systems etc. can assist and support a doctor on patient evaluation, diagnosis or management, but the final prescription or counselling has to be directly delivered by the doctor."</w:delText>
        </w:r>
      </w:del>
    </w:p>
    <w:p w14:paraId="22842CC0" w14:textId="4394A183" w:rsidR="002B0C6B" w:rsidRPr="00627A62" w:rsidDel="004468DD" w:rsidRDefault="002B0C6B">
      <w:pPr>
        <w:spacing w:before="100" w:beforeAutospacing="1" w:after="0" w:line="360" w:lineRule="auto"/>
        <w:rPr>
          <w:del w:id="333" w:author="USER" w:date="2026-04-16T15:50:00Z"/>
          <w:rFonts w:ascii="Times New Roman" w:eastAsia="Times New Roman" w:hAnsi="Times New Roman" w:cs="Times New Roman"/>
          <w:kern w:val="0"/>
          <w:lang w:val="en-IN" w:eastAsia="en-GB" w:bidi="hi-IN"/>
          <w14:ligatures w14:val="none"/>
        </w:rPr>
        <w:pPrChange w:id="334" w:author="USER" w:date="2026-04-16T15:52:00Z">
          <w:pPr>
            <w:spacing w:before="100" w:beforeAutospacing="1" w:after="100" w:afterAutospacing="1" w:line="276" w:lineRule="auto"/>
          </w:pPr>
        </w:pPrChange>
      </w:pPr>
      <w:del w:id="335" w:author="USER" w:date="2026-04-16T15:50:00Z">
        <w:r w:rsidRPr="00627A62" w:rsidDel="004468DD">
          <w:rPr>
            <w:rFonts w:ascii="Times New Roman" w:eastAsia="Times New Roman" w:hAnsi="Times New Roman" w:cs="Times New Roman"/>
            <w:color w:val="000000"/>
            <w:kern w:val="0"/>
            <w:lang w:val="en-IN" w:eastAsia="en-GB" w:bidi="hi-IN"/>
            <w14:ligatures w14:val="none"/>
          </w:rPr>
          <w:delText>This is not a guideline the Company has chosen to follow it is a </w:delText>
        </w:r>
        <w:r w:rsidRPr="00627A62" w:rsidDel="004468DD">
          <w:rPr>
            <w:rFonts w:ascii="Times New Roman" w:eastAsia="Times New Roman" w:hAnsi="Times New Roman" w:cs="Times New Roman"/>
            <w:b/>
            <w:bCs/>
            <w:color w:val="000000"/>
            <w:kern w:val="0"/>
            <w:lang w:val="en-IN" w:eastAsia="en-GB" w:bidi="hi-IN"/>
            <w14:ligatures w14:val="none"/>
          </w:rPr>
          <w:delText>legal mandate</w:delText>
        </w:r>
        <w:r w:rsidRPr="00627A62" w:rsidDel="004468DD">
          <w:rPr>
            <w:rFonts w:ascii="Times New Roman" w:eastAsia="Times New Roman" w:hAnsi="Times New Roman" w:cs="Times New Roman"/>
            <w:color w:val="000000"/>
            <w:kern w:val="0"/>
            <w:lang w:val="en-IN" w:eastAsia="en-GB" w:bidi="hi-IN"/>
            <w14:ligatures w14:val="none"/>
          </w:rPr>
          <w:delText>. The Company's AI systems are built to comply with it in full.</w:delText>
        </w:r>
      </w:del>
    </w:p>
    <w:p w14:paraId="43B598AB" w14:textId="2FEB2BF8" w:rsidR="002B0C6B" w:rsidRPr="00627A62" w:rsidDel="004468DD" w:rsidRDefault="002B0C6B">
      <w:pPr>
        <w:spacing w:before="100" w:beforeAutospacing="1" w:after="0" w:line="360" w:lineRule="auto"/>
        <w:rPr>
          <w:del w:id="336" w:author="USER" w:date="2026-04-16T15:50:00Z"/>
          <w:rFonts w:ascii="Times New Roman" w:eastAsia="Times New Roman" w:hAnsi="Times New Roman" w:cs="Times New Roman"/>
          <w:kern w:val="0"/>
          <w:lang w:val="en-IN" w:eastAsia="en-GB" w:bidi="hi-IN"/>
          <w14:ligatures w14:val="none"/>
        </w:rPr>
        <w:pPrChange w:id="337" w:author="USER" w:date="2026-04-16T15:52:00Z">
          <w:pPr>
            <w:spacing w:before="100" w:beforeAutospacing="1" w:after="100" w:afterAutospacing="1" w:line="276" w:lineRule="auto"/>
          </w:pPr>
        </w:pPrChange>
      </w:pPr>
      <w:del w:id="338" w:author="USER" w:date="2026-04-16T15:50:00Z">
        <w:r w:rsidRPr="00627A62" w:rsidDel="004468DD">
          <w:rPr>
            <w:rFonts w:ascii="Times New Roman" w:eastAsia="Times New Roman" w:hAnsi="Times New Roman" w:cs="Times New Roman"/>
            <w:color w:val="000000"/>
            <w:kern w:val="0"/>
            <w:lang w:val="en-IN" w:eastAsia="en-GB" w:bidi="hi-IN"/>
            <w14:ligatures w14:val="none"/>
          </w:rPr>
          <w:delText>In practical terms, this means that every AI-generated output on the take.health Platform regardless of how specific, personalised, or data-rich it may be</w:delText>
        </w:r>
        <w:r w:rsidR="006B5C08" w:rsidRPr="00627A62" w:rsidDel="004468DD">
          <w:rPr>
            <w:rFonts w:ascii="Times New Roman" w:eastAsia="Times New Roman" w:hAnsi="Times New Roman" w:cs="Times New Roman"/>
            <w:color w:val="000000"/>
            <w:kern w:val="0"/>
            <w:lang w:val="en-IN" w:eastAsia="en-GB" w:bidi="hi-IN"/>
            <w14:ligatures w14:val="none"/>
          </w:rPr>
          <w:delText>,</w:delText>
        </w:r>
        <w:r w:rsidRPr="00627A62" w:rsidDel="004468DD">
          <w:rPr>
            <w:rFonts w:ascii="Times New Roman" w:eastAsia="Times New Roman" w:hAnsi="Times New Roman" w:cs="Times New Roman"/>
            <w:color w:val="000000"/>
            <w:kern w:val="0"/>
            <w:lang w:val="en-IN" w:eastAsia="en-GB" w:bidi="hi-IN"/>
            <w14:ligatures w14:val="none"/>
          </w:rPr>
          <w:delText xml:space="preserve"> is an informational data presentation only. It is not, and cannot be, a clinical act. The clinical act</w:delText>
        </w:r>
        <w:r w:rsidR="006B5C08" w:rsidRPr="00627A62" w:rsidDel="004468DD">
          <w:rPr>
            <w:rFonts w:ascii="Times New Roman" w:eastAsia="Times New Roman" w:hAnsi="Times New Roman" w:cs="Times New Roman"/>
            <w:color w:val="000000"/>
            <w:kern w:val="0"/>
            <w:lang w:val="en-IN" w:eastAsia="en-GB" w:bidi="hi-IN"/>
            <w14:ligatures w14:val="none"/>
          </w:rPr>
          <w:delText>,</w:delText>
        </w:r>
        <w:r w:rsidRPr="00627A62" w:rsidDel="004468DD">
          <w:rPr>
            <w:rFonts w:ascii="Times New Roman" w:eastAsia="Times New Roman" w:hAnsi="Times New Roman" w:cs="Times New Roman"/>
            <w:color w:val="000000"/>
            <w:kern w:val="0"/>
            <w:lang w:val="en-IN" w:eastAsia="en-GB" w:bidi="hi-IN"/>
            <w14:ligatures w14:val="none"/>
          </w:rPr>
          <w:delText xml:space="preserve"> diagnosis, counselling, prescription</w:delText>
        </w:r>
        <w:r w:rsidR="006B5C08" w:rsidRPr="00627A62" w:rsidDel="004468DD">
          <w:rPr>
            <w:rFonts w:ascii="Times New Roman" w:eastAsia="Times New Roman" w:hAnsi="Times New Roman" w:cs="Times New Roman"/>
            <w:color w:val="000000"/>
            <w:kern w:val="0"/>
            <w:lang w:val="en-IN" w:eastAsia="en-GB" w:bidi="hi-IN"/>
            <w14:ligatures w14:val="none"/>
          </w:rPr>
          <w:delText xml:space="preserve">, </w:delText>
        </w:r>
        <w:r w:rsidRPr="00627A62" w:rsidDel="004468DD">
          <w:rPr>
            <w:rFonts w:ascii="Times New Roman" w:eastAsia="Times New Roman" w:hAnsi="Times New Roman" w:cs="Times New Roman"/>
            <w:color w:val="000000"/>
            <w:kern w:val="0"/>
            <w:lang w:val="en-IN" w:eastAsia="en-GB" w:bidi="hi-IN"/>
            <w14:ligatures w14:val="none"/>
          </w:rPr>
          <w:delText>can only be performed by a licensed human Registered Medical Practitioner in an active doctor-patient relationship.</w:delText>
        </w:r>
      </w:del>
    </w:p>
    <w:p w14:paraId="16357F6B" w14:textId="2A02EEDD" w:rsidR="004468DD" w:rsidRDefault="002B0C6B">
      <w:pPr>
        <w:pStyle w:val="NormalWeb"/>
        <w:spacing w:after="0" w:afterAutospacing="0" w:line="360" w:lineRule="auto"/>
        <w:ind w:left="426"/>
        <w:rPr>
          <w:ins w:id="339" w:author="USER" w:date="2026-04-16T15:52:00Z"/>
        </w:rPr>
        <w:pPrChange w:id="340" w:author="USER" w:date="2026-04-16T15:52:00Z">
          <w:pPr>
            <w:pStyle w:val="NormalWeb"/>
            <w:numPr>
              <w:numId w:val="86"/>
            </w:numPr>
            <w:ind w:left="720" w:hanging="360"/>
          </w:pPr>
        </w:pPrChange>
      </w:pPr>
      <w:del w:id="341" w:author="USER" w:date="2026-04-16T16:11:00Z">
        <w:r w:rsidRPr="00627A62" w:rsidDel="00BE3C81">
          <w:rPr>
            <w:b/>
            <w:bCs/>
            <w:color w:val="000000"/>
            <w:lang w:eastAsia="en-GB" w:bidi="hi-IN"/>
          </w:rPr>
          <w:delText>Specific Disclaimers by Feature</w:delText>
        </w:r>
      </w:del>
    </w:p>
    <w:p w14:paraId="210D2809" w14:textId="32B78C16" w:rsidR="004468DD" w:rsidRPr="004468DD" w:rsidDel="004468DD" w:rsidRDefault="004468DD">
      <w:pPr>
        <w:pStyle w:val="ListParagraph"/>
        <w:spacing w:before="100" w:beforeAutospacing="1" w:after="100" w:afterAutospacing="1" w:line="276" w:lineRule="auto"/>
        <w:outlineLvl w:val="1"/>
        <w:rPr>
          <w:del w:id="342" w:author="USER" w:date="2026-04-16T15:52:00Z"/>
          <w:rFonts w:ascii="Times New Roman" w:eastAsia="Times New Roman" w:hAnsi="Times New Roman" w:cs="Times New Roman"/>
          <w:b/>
          <w:bCs/>
          <w:color w:val="000000"/>
          <w:kern w:val="0"/>
          <w:lang w:val="en-IN" w:eastAsia="en-GB" w:bidi="hi-IN"/>
          <w14:ligatures w14:val="none"/>
          <w:rPrChange w:id="343" w:author="USER" w:date="2026-04-16T15:52:00Z">
            <w:rPr>
              <w:del w:id="344" w:author="USER" w:date="2026-04-16T15:52:00Z"/>
              <w:lang w:val="en-IN" w:eastAsia="en-GB" w:bidi="hi-IN"/>
            </w:rPr>
          </w:rPrChange>
        </w:rPr>
        <w:pPrChange w:id="345" w:author="USER" w:date="2026-04-16T15:52:00Z">
          <w:pPr>
            <w:spacing w:before="100" w:beforeAutospacing="1" w:after="100" w:afterAutospacing="1" w:line="276" w:lineRule="auto"/>
            <w:outlineLvl w:val="1"/>
          </w:pPr>
        </w:pPrChange>
      </w:pPr>
    </w:p>
    <w:p w14:paraId="7ACDB271" w14:textId="77777777" w:rsidR="002B0C6B" w:rsidRPr="00627A62" w:rsidRDefault="002B0C6B" w:rsidP="00391D41">
      <w:pPr>
        <w:spacing w:after="0" w:line="276" w:lineRule="auto"/>
        <w:rPr>
          <w:rFonts w:ascii="Times New Roman" w:eastAsia="Times New Roman" w:hAnsi="Times New Roman" w:cs="Times New Roman"/>
          <w:vanish/>
          <w:color w:val="000000"/>
          <w:kern w:val="0"/>
          <w:lang w:val="en-IN" w:eastAsia="en-GB" w:bidi="hi-IN"/>
          <w14:ligatures w14:val="none"/>
        </w:rPr>
      </w:pPr>
    </w:p>
    <w:tbl>
      <w:tblPr>
        <w:tblStyle w:val="TableGrid"/>
        <w:tblW w:w="0" w:type="auto"/>
        <w:tblLook w:val="04A0" w:firstRow="1" w:lastRow="0" w:firstColumn="1" w:lastColumn="0" w:noHBand="0" w:noVBand="1"/>
      </w:tblPr>
      <w:tblGrid>
        <w:gridCol w:w="2435"/>
        <w:gridCol w:w="7761"/>
      </w:tblGrid>
      <w:tr w:rsidR="002B0C6B" w:rsidRPr="00627A62" w:rsidDel="004468DD" w14:paraId="68E10446" w14:textId="28EB646E" w:rsidTr="006B5C08">
        <w:trPr>
          <w:del w:id="346" w:author="USER" w:date="2026-04-16T15:52:00Z"/>
        </w:trPr>
        <w:tc>
          <w:tcPr>
            <w:tcW w:w="0" w:type="auto"/>
            <w:hideMark/>
          </w:tcPr>
          <w:p w14:paraId="1F098E28" w14:textId="77777777" w:rsidR="004468DD" w:rsidRDefault="004468DD" w:rsidP="006B5C08">
            <w:pPr>
              <w:spacing w:line="276" w:lineRule="auto"/>
              <w:jc w:val="center"/>
              <w:rPr>
                <w:ins w:id="347" w:author="USER" w:date="2026-04-16T15:52:00Z"/>
                <w:rFonts w:ascii="Times New Roman" w:eastAsia="Times New Roman" w:hAnsi="Times New Roman" w:cs="Times New Roman"/>
                <w:b/>
                <w:bCs/>
                <w:kern w:val="0"/>
                <w:lang w:val="en-IN" w:eastAsia="en-GB" w:bidi="hi-IN"/>
                <w14:ligatures w14:val="none"/>
              </w:rPr>
            </w:pPr>
          </w:p>
          <w:p w14:paraId="4043A3F8" w14:textId="468608B9" w:rsidR="002B0C6B" w:rsidRPr="00627A62" w:rsidDel="004468DD" w:rsidRDefault="002B0C6B" w:rsidP="00391D41">
            <w:pPr>
              <w:spacing w:line="276" w:lineRule="auto"/>
              <w:rPr>
                <w:del w:id="348" w:author="USER" w:date="2026-04-16T15:52:00Z"/>
                <w:rFonts w:ascii="Times New Roman" w:eastAsia="Times New Roman" w:hAnsi="Times New Roman" w:cs="Times New Roman"/>
                <w:b/>
                <w:bCs/>
                <w:kern w:val="0"/>
                <w:lang w:val="en-IN" w:eastAsia="en-GB" w:bidi="hi-IN"/>
                <w14:ligatures w14:val="none"/>
              </w:rPr>
            </w:pPr>
            <w:del w:id="349" w:author="USER" w:date="2026-04-16T15:52:00Z">
              <w:r w:rsidRPr="00627A62" w:rsidDel="004468DD">
                <w:rPr>
                  <w:rFonts w:ascii="Times New Roman" w:eastAsia="Times New Roman" w:hAnsi="Times New Roman" w:cs="Times New Roman"/>
                  <w:b/>
                  <w:bCs/>
                  <w:kern w:val="0"/>
                  <w:lang w:val="en-IN" w:eastAsia="en-GB" w:bidi="hi-IN"/>
                  <w14:ligatures w14:val="none"/>
                </w:rPr>
                <w:delText>AI Output</w:delText>
              </w:r>
            </w:del>
          </w:p>
        </w:tc>
        <w:tc>
          <w:tcPr>
            <w:tcW w:w="0" w:type="auto"/>
            <w:hideMark/>
          </w:tcPr>
          <w:p w14:paraId="7DF631CA" w14:textId="7EA8B317" w:rsidR="002B0C6B" w:rsidRPr="00627A62" w:rsidDel="004468DD" w:rsidRDefault="002B0C6B" w:rsidP="00391D41">
            <w:pPr>
              <w:spacing w:line="276" w:lineRule="auto"/>
              <w:rPr>
                <w:del w:id="350" w:author="USER" w:date="2026-04-16T15:52:00Z"/>
                <w:rFonts w:ascii="Times New Roman" w:eastAsia="Times New Roman" w:hAnsi="Times New Roman" w:cs="Times New Roman"/>
                <w:b/>
                <w:bCs/>
                <w:kern w:val="0"/>
                <w:lang w:val="en-IN" w:eastAsia="en-GB" w:bidi="hi-IN"/>
                <w14:ligatures w14:val="none"/>
              </w:rPr>
            </w:pPr>
            <w:del w:id="351" w:author="USER" w:date="2026-04-16T15:52:00Z">
              <w:r w:rsidRPr="00627A62" w:rsidDel="004468DD">
                <w:rPr>
                  <w:rFonts w:ascii="Times New Roman" w:eastAsia="Times New Roman" w:hAnsi="Times New Roman" w:cs="Times New Roman"/>
                  <w:b/>
                  <w:bCs/>
                  <w:kern w:val="0"/>
                  <w:lang w:val="en-IN" w:eastAsia="en-GB" w:bidi="hi-IN"/>
                  <w14:ligatures w14:val="none"/>
                </w:rPr>
                <w:delText>What You Must Understand Before Acting On It</w:delText>
              </w:r>
            </w:del>
          </w:p>
        </w:tc>
      </w:tr>
      <w:tr w:rsidR="002B0C6B" w:rsidRPr="00627A62" w:rsidDel="004468DD" w14:paraId="1CC9F1CE" w14:textId="4C6BAE8F" w:rsidTr="006B5C08">
        <w:trPr>
          <w:del w:id="352" w:author="USER" w:date="2026-04-16T15:52:00Z"/>
        </w:trPr>
        <w:tc>
          <w:tcPr>
            <w:tcW w:w="0" w:type="auto"/>
            <w:hideMark/>
          </w:tcPr>
          <w:p w14:paraId="1B6DCEDE" w14:textId="6978992A" w:rsidR="002B0C6B" w:rsidRPr="00627A62" w:rsidDel="004468DD" w:rsidRDefault="002B0C6B" w:rsidP="00391D41">
            <w:pPr>
              <w:spacing w:line="276" w:lineRule="auto"/>
              <w:rPr>
                <w:del w:id="353" w:author="USER" w:date="2026-04-16T15:52:00Z"/>
                <w:rFonts w:ascii="Times New Roman" w:eastAsia="Times New Roman" w:hAnsi="Times New Roman" w:cs="Times New Roman"/>
                <w:kern w:val="0"/>
                <w:lang w:val="en-IN" w:eastAsia="en-GB" w:bidi="hi-IN"/>
                <w14:ligatures w14:val="none"/>
              </w:rPr>
            </w:pPr>
            <w:del w:id="354" w:author="USER" w:date="2026-04-16T15:52:00Z">
              <w:r w:rsidRPr="00627A62" w:rsidDel="004468DD">
                <w:rPr>
                  <w:rFonts w:ascii="Times New Roman" w:eastAsia="Times New Roman" w:hAnsi="Times New Roman" w:cs="Times New Roman"/>
                  <w:kern w:val="0"/>
                  <w:lang w:val="en-IN" w:eastAsia="en-GB" w:bidi="hi-IN"/>
                  <w14:ligatures w14:val="none"/>
                </w:rPr>
                <w:delText>"Your Haemoglobin is below normal range"</w:delText>
              </w:r>
            </w:del>
          </w:p>
        </w:tc>
        <w:tc>
          <w:tcPr>
            <w:tcW w:w="0" w:type="auto"/>
            <w:hideMark/>
          </w:tcPr>
          <w:p w14:paraId="5EA5E187" w14:textId="60CDA624" w:rsidR="002B0C6B" w:rsidRPr="00627A62" w:rsidDel="004468DD" w:rsidRDefault="002B0C6B" w:rsidP="00391D41">
            <w:pPr>
              <w:spacing w:line="276" w:lineRule="auto"/>
              <w:rPr>
                <w:del w:id="355" w:author="USER" w:date="2026-04-16T15:52:00Z"/>
                <w:rFonts w:ascii="Times New Roman" w:eastAsia="Times New Roman" w:hAnsi="Times New Roman" w:cs="Times New Roman"/>
                <w:kern w:val="0"/>
                <w:lang w:val="en-IN" w:eastAsia="en-GB" w:bidi="hi-IN"/>
                <w14:ligatures w14:val="none"/>
              </w:rPr>
            </w:pPr>
            <w:del w:id="356" w:author="USER" w:date="2026-04-16T15:52:00Z">
              <w:r w:rsidRPr="00627A62" w:rsidDel="004468DD">
                <w:rPr>
                  <w:rFonts w:ascii="Times New Roman" w:eastAsia="Times New Roman" w:hAnsi="Times New Roman" w:cs="Times New Roman"/>
                  <w:kern w:val="0"/>
                  <w:lang w:val="en-IN" w:eastAsia="en-GB" w:bidi="hi-IN"/>
                  <w14:ligatures w14:val="none"/>
                </w:rPr>
                <w:delText>This is a data observation. It is </w:delText>
              </w:r>
              <w:r w:rsidRPr="00627A62" w:rsidDel="004468DD">
                <w:rPr>
                  <w:rFonts w:ascii="Times New Roman" w:eastAsia="Times New Roman" w:hAnsi="Times New Roman" w:cs="Times New Roman"/>
                  <w:b/>
                  <w:bCs/>
                  <w:kern w:val="0"/>
                  <w:lang w:val="en-IN" w:eastAsia="en-GB" w:bidi="hi-IN"/>
                  <w14:ligatures w14:val="none"/>
                </w:rPr>
                <w:delText>NOT</w:delText>
              </w:r>
              <w:r w:rsidRPr="00627A62" w:rsidDel="004468DD">
                <w:rPr>
                  <w:rFonts w:ascii="Times New Roman" w:eastAsia="Times New Roman" w:hAnsi="Times New Roman" w:cs="Times New Roman"/>
                  <w:kern w:val="0"/>
                  <w:lang w:val="en-IN" w:eastAsia="en-GB" w:bidi="hi-IN"/>
                  <w14:ligatures w14:val="none"/>
                </w:rPr>
                <w:delText> a diagnosis of anaemia or any other condition. Haemoglobin variation has many causes physiological and pathological. An RMP must evaluate this finding in the context of your symptoms, clinical history, other parameters, and physical examination before any clinical conclusion is drawn.</w:delText>
              </w:r>
            </w:del>
          </w:p>
        </w:tc>
      </w:tr>
      <w:tr w:rsidR="002B0C6B" w:rsidRPr="00627A62" w:rsidDel="004468DD" w14:paraId="245A5B65" w14:textId="067F578F" w:rsidTr="006B5C08">
        <w:trPr>
          <w:del w:id="357" w:author="USER" w:date="2026-04-16T15:52:00Z"/>
        </w:trPr>
        <w:tc>
          <w:tcPr>
            <w:tcW w:w="0" w:type="auto"/>
            <w:hideMark/>
          </w:tcPr>
          <w:p w14:paraId="0A4E25AF" w14:textId="6124694B" w:rsidR="002B0C6B" w:rsidRPr="00627A62" w:rsidDel="004468DD" w:rsidRDefault="002B0C6B" w:rsidP="00391D41">
            <w:pPr>
              <w:spacing w:line="276" w:lineRule="auto"/>
              <w:rPr>
                <w:del w:id="358" w:author="USER" w:date="2026-04-16T15:52:00Z"/>
                <w:rFonts w:ascii="Times New Roman" w:eastAsia="Times New Roman" w:hAnsi="Times New Roman" w:cs="Times New Roman"/>
                <w:kern w:val="0"/>
                <w:lang w:val="en-IN" w:eastAsia="en-GB" w:bidi="hi-IN"/>
                <w14:ligatures w14:val="none"/>
              </w:rPr>
            </w:pPr>
            <w:del w:id="359" w:author="USER" w:date="2026-04-16T15:52:00Z">
              <w:r w:rsidRPr="00627A62" w:rsidDel="004468DD">
                <w:rPr>
                  <w:rFonts w:ascii="Times New Roman" w:eastAsia="Times New Roman" w:hAnsi="Times New Roman" w:cs="Times New Roman"/>
                  <w:kern w:val="0"/>
                  <w:lang w:val="en-IN" w:eastAsia="en-GB" w:bidi="hi-IN"/>
                  <w14:ligatures w14:val="none"/>
                </w:rPr>
                <w:delText>"You have a moderate-high risk score for Type 2 Diabetes"</w:delText>
              </w:r>
            </w:del>
          </w:p>
        </w:tc>
        <w:tc>
          <w:tcPr>
            <w:tcW w:w="0" w:type="auto"/>
            <w:hideMark/>
          </w:tcPr>
          <w:p w14:paraId="730866BD" w14:textId="04CEA43C" w:rsidR="002B0C6B" w:rsidRPr="00627A62" w:rsidDel="004468DD" w:rsidRDefault="002B0C6B" w:rsidP="00391D41">
            <w:pPr>
              <w:spacing w:line="276" w:lineRule="auto"/>
              <w:rPr>
                <w:del w:id="360" w:author="USER" w:date="2026-04-16T15:52:00Z"/>
                <w:rFonts w:ascii="Times New Roman" w:eastAsia="Times New Roman" w:hAnsi="Times New Roman" w:cs="Times New Roman"/>
                <w:kern w:val="0"/>
                <w:lang w:val="en-IN" w:eastAsia="en-GB" w:bidi="hi-IN"/>
                <w14:ligatures w14:val="none"/>
              </w:rPr>
            </w:pPr>
            <w:del w:id="361" w:author="USER" w:date="2026-04-16T15:52:00Z">
              <w:r w:rsidRPr="00627A62" w:rsidDel="004468DD">
                <w:rPr>
                  <w:rFonts w:ascii="Times New Roman" w:eastAsia="Times New Roman" w:hAnsi="Times New Roman" w:cs="Times New Roman"/>
                  <w:kern w:val="0"/>
                  <w:lang w:val="en-IN" w:eastAsia="en-GB" w:bidi="hi-IN"/>
                  <w14:ligatures w14:val="none"/>
                </w:rPr>
                <w:delText>This is a statistical probability flag, not a diagnosis. It means your data pattern resembles patterns seen in populations with elevated diabetes risk. It requires clinical confirmation through appropriate testing and medical evaluation  not self-management based solely on this score.</w:delText>
              </w:r>
            </w:del>
          </w:p>
        </w:tc>
      </w:tr>
      <w:tr w:rsidR="002B0C6B" w:rsidRPr="00627A62" w:rsidDel="004468DD" w14:paraId="6901E91D" w14:textId="50284CE1" w:rsidTr="006B5C08">
        <w:trPr>
          <w:del w:id="362" w:author="USER" w:date="2026-04-16T15:52:00Z"/>
        </w:trPr>
        <w:tc>
          <w:tcPr>
            <w:tcW w:w="0" w:type="auto"/>
            <w:hideMark/>
          </w:tcPr>
          <w:p w14:paraId="3970F966" w14:textId="5E4EC08B" w:rsidR="002B0C6B" w:rsidRPr="00627A62" w:rsidDel="004468DD" w:rsidRDefault="002B0C6B" w:rsidP="00391D41">
            <w:pPr>
              <w:spacing w:line="276" w:lineRule="auto"/>
              <w:rPr>
                <w:del w:id="363" w:author="USER" w:date="2026-04-16T15:52:00Z"/>
                <w:rFonts w:ascii="Times New Roman" w:eastAsia="Times New Roman" w:hAnsi="Times New Roman" w:cs="Times New Roman"/>
                <w:kern w:val="0"/>
                <w:lang w:val="en-IN" w:eastAsia="en-GB" w:bidi="hi-IN"/>
                <w14:ligatures w14:val="none"/>
              </w:rPr>
            </w:pPr>
            <w:del w:id="364" w:author="USER" w:date="2026-04-16T15:52:00Z">
              <w:r w:rsidRPr="00627A62" w:rsidDel="004468DD">
                <w:rPr>
                  <w:rFonts w:ascii="Times New Roman" w:eastAsia="Times New Roman" w:hAnsi="Times New Roman" w:cs="Times New Roman"/>
                  <w:kern w:val="0"/>
                  <w:lang w:val="en-IN" w:eastAsia="en-GB" w:bidi="hi-IN"/>
                  <w14:ligatures w14:val="none"/>
                </w:rPr>
                <w:delText>"Consider reducing sodium intake"</w:delText>
              </w:r>
            </w:del>
          </w:p>
        </w:tc>
        <w:tc>
          <w:tcPr>
            <w:tcW w:w="0" w:type="auto"/>
            <w:hideMark/>
          </w:tcPr>
          <w:p w14:paraId="3E1C9160" w14:textId="6A36B771" w:rsidR="002B0C6B" w:rsidRPr="00627A62" w:rsidDel="004468DD" w:rsidRDefault="002B0C6B" w:rsidP="00391D41">
            <w:pPr>
              <w:spacing w:line="276" w:lineRule="auto"/>
              <w:rPr>
                <w:del w:id="365" w:author="USER" w:date="2026-04-16T15:52:00Z"/>
                <w:rFonts w:ascii="Times New Roman" w:eastAsia="Times New Roman" w:hAnsi="Times New Roman" w:cs="Times New Roman"/>
                <w:kern w:val="0"/>
                <w:lang w:val="en-IN" w:eastAsia="en-GB" w:bidi="hi-IN"/>
                <w14:ligatures w14:val="none"/>
              </w:rPr>
            </w:pPr>
            <w:del w:id="366" w:author="USER" w:date="2026-04-16T15:52:00Z">
              <w:r w:rsidRPr="00627A62" w:rsidDel="004468DD">
                <w:rPr>
                  <w:rFonts w:ascii="Times New Roman" w:eastAsia="Times New Roman" w:hAnsi="Times New Roman" w:cs="Times New Roman"/>
                  <w:kern w:val="0"/>
                  <w:lang w:val="en-IN" w:eastAsia="en-GB" w:bidi="hi-IN"/>
                  <w14:ligatures w14:val="none"/>
                </w:rPr>
                <w:delText>This is general wellness guidance. If you have hypertension, kidney disease, heart failure, or any other condition that makes sodium management clinically significant, this guidance must be validated and quantified by a qualified physician or clinical dietitian before you act on it.</w:delText>
              </w:r>
            </w:del>
          </w:p>
        </w:tc>
      </w:tr>
      <w:tr w:rsidR="002B0C6B" w:rsidRPr="00627A62" w:rsidDel="004468DD" w14:paraId="7D40428C" w14:textId="2E696C1F" w:rsidTr="006B5C08">
        <w:trPr>
          <w:del w:id="367" w:author="USER" w:date="2026-04-16T15:52:00Z"/>
        </w:trPr>
        <w:tc>
          <w:tcPr>
            <w:tcW w:w="0" w:type="auto"/>
            <w:hideMark/>
          </w:tcPr>
          <w:p w14:paraId="0958E431" w14:textId="351A43FB" w:rsidR="002B0C6B" w:rsidRPr="00627A62" w:rsidDel="004468DD" w:rsidRDefault="002B0C6B" w:rsidP="00391D41">
            <w:pPr>
              <w:spacing w:line="276" w:lineRule="auto"/>
              <w:rPr>
                <w:del w:id="368" w:author="USER" w:date="2026-04-16T15:52:00Z"/>
                <w:rFonts w:ascii="Times New Roman" w:eastAsia="Times New Roman" w:hAnsi="Times New Roman" w:cs="Times New Roman"/>
                <w:kern w:val="0"/>
                <w:lang w:val="en-IN" w:eastAsia="en-GB" w:bidi="hi-IN"/>
                <w14:ligatures w14:val="none"/>
              </w:rPr>
            </w:pPr>
            <w:del w:id="369" w:author="USER" w:date="2026-04-16T15:52:00Z">
              <w:r w:rsidRPr="00627A62" w:rsidDel="004468DD">
                <w:rPr>
                  <w:rFonts w:ascii="Times New Roman" w:eastAsia="Times New Roman" w:hAnsi="Times New Roman" w:cs="Times New Roman"/>
                  <w:kern w:val="0"/>
                  <w:lang w:val="en-IN" w:eastAsia="en-GB" w:bidi="hi-IN"/>
                  <w14:ligatures w14:val="none"/>
                </w:rPr>
                <w:delText>"Your sleep quality score is poor"</w:delText>
              </w:r>
            </w:del>
          </w:p>
        </w:tc>
        <w:tc>
          <w:tcPr>
            <w:tcW w:w="0" w:type="auto"/>
            <w:hideMark/>
          </w:tcPr>
          <w:p w14:paraId="3236D96F" w14:textId="0CB24764" w:rsidR="002B0C6B" w:rsidRPr="00627A62" w:rsidDel="004468DD" w:rsidRDefault="002B0C6B" w:rsidP="00391D41">
            <w:pPr>
              <w:spacing w:line="276" w:lineRule="auto"/>
              <w:rPr>
                <w:del w:id="370" w:author="USER" w:date="2026-04-16T15:52:00Z"/>
                <w:rFonts w:ascii="Times New Roman" w:eastAsia="Times New Roman" w:hAnsi="Times New Roman" w:cs="Times New Roman"/>
                <w:kern w:val="0"/>
                <w:lang w:val="en-IN" w:eastAsia="en-GB" w:bidi="hi-IN"/>
                <w14:ligatures w14:val="none"/>
              </w:rPr>
            </w:pPr>
            <w:del w:id="371" w:author="USER" w:date="2026-04-16T15:52:00Z">
              <w:r w:rsidRPr="00627A62" w:rsidDel="004468DD">
                <w:rPr>
                  <w:rFonts w:ascii="Times New Roman" w:eastAsia="Times New Roman" w:hAnsi="Times New Roman" w:cs="Times New Roman"/>
                  <w:kern w:val="0"/>
                  <w:lang w:val="en-IN" w:eastAsia="en-GB" w:bidi="hi-IN"/>
                  <w14:ligatures w14:val="none"/>
                </w:rPr>
                <w:delText>This is a self-reported data metric. It does not diagnose insomnia, sleep apnoea, or any sleep disorder. Clinical diagnosis of sleep disorders requires physician evaluation and may require a formal sleep study.</w:delText>
              </w:r>
            </w:del>
          </w:p>
        </w:tc>
      </w:tr>
      <w:tr w:rsidR="002B0C6B" w:rsidRPr="00627A62" w:rsidDel="004468DD" w14:paraId="625769C0" w14:textId="7F8A29E1" w:rsidTr="006B5C08">
        <w:trPr>
          <w:del w:id="372" w:author="USER" w:date="2026-04-16T15:52:00Z"/>
        </w:trPr>
        <w:tc>
          <w:tcPr>
            <w:tcW w:w="0" w:type="auto"/>
            <w:hideMark/>
          </w:tcPr>
          <w:p w14:paraId="25460326" w14:textId="1D659BDC" w:rsidR="002B0C6B" w:rsidRPr="00627A62" w:rsidDel="004468DD" w:rsidRDefault="002B0C6B" w:rsidP="00391D41">
            <w:pPr>
              <w:spacing w:line="276" w:lineRule="auto"/>
              <w:rPr>
                <w:del w:id="373" w:author="USER" w:date="2026-04-16T15:52:00Z"/>
                <w:rFonts w:ascii="Times New Roman" w:eastAsia="Times New Roman" w:hAnsi="Times New Roman" w:cs="Times New Roman"/>
                <w:kern w:val="0"/>
                <w:lang w:val="en-IN" w:eastAsia="en-GB" w:bidi="hi-IN"/>
                <w14:ligatures w14:val="none"/>
              </w:rPr>
            </w:pPr>
            <w:del w:id="374" w:author="USER" w:date="2026-04-16T15:52:00Z">
              <w:r w:rsidRPr="00627A62" w:rsidDel="004468DD">
                <w:rPr>
                  <w:rFonts w:ascii="Times New Roman" w:eastAsia="Times New Roman" w:hAnsi="Times New Roman" w:cs="Times New Roman"/>
                  <w:kern w:val="0"/>
                  <w:lang w:val="en-IN" w:eastAsia="en-GB" w:bidi="hi-IN"/>
                  <w14:ligatures w14:val="none"/>
                </w:rPr>
                <w:delText>"Your stress indicator is elevated"</w:delText>
              </w:r>
            </w:del>
          </w:p>
        </w:tc>
        <w:tc>
          <w:tcPr>
            <w:tcW w:w="0" w:type="auto"/>
            <w:hideMark/>
          </w:tcPr>
          <w:p w14:paraId="09F3A040" w14:textId="5E18FC0B" w:rsidR="002B0C6B" w:rsidRPr="00627A62" w:rsidDel="004468DD" w:rsidRDefault="002B0C6B" w:rsidP="00391D41">
            <w:pPr>
              <w:spacing w:line="276" w:lineRule="auto"/>
              <w:rPr>
                <w:del w:id="375" w:author="USER" w:date="2026-04-16T15:52:00Z"/>
                <w:rFonts w:ascii="Times New Roman" w:eastAsia="Times New Roman" w:hAnsi="Times New Roman" w:cs="Times New Roman"/>
                <w:kern w:val="0"/>
                <w:lang w:val="en-IN" w:eastAsia="en-GB" w:bidi="hi-IN"/>
                <w14:ligatures w14:val="none"/>
              </w:rPr>
            </w:pPr>
            <w:del w:id="376" w:author="USER" w:date="2026-04-16T15:52:00Z">
              <w:r w:rsidRPr="00627A62" w:rsidDel="004468DD">
                <w:rPr>
                  <w:rFonts w:ascii="Times New Roman" w:eastAsia="Times New Roman" w:hAnsi="Times New Roman" w:cs="Times New Roman"/>
                  <w:kern w:val="0"/>
                  <w:lang w:val="en-IN" w:eastAsia="en-GB" w:bidi="hi-IN"/>
                  <w14:ligatures w14:val="none"/>
                </w:rPr>
                <w:delText>This is a data pattern flag. It does not diagnose anxiety, depression, burn</w:delText>
              </w:r>
            </w:del>
          </w:p>
        </w:tc>
      </w:tr>
    </w:tbl>
    <w:p w14:paraId="4F67D277" w14:textId="72758E8D" w:rsidR="006B5C08" w:rsidRPr="00627A62" w:rsidDel="004468DD" w:rsidRDefault="006B5C08" w:rsidP="006B5C08">
      <w:pPr>
        <w:spacing w:line="276" w:lineRule="auto"/>
        <w:rPr>
          <w:del w:id="377" w:author="USER" w:date="2026-04-16T15:52:00Z"/>
          <w:rFonts w:ascii="Times New Roman" w:hAnsi="Times New Roman" w:cs="Times New Roman"/>
        </w:rPr>
      </w:pPr>
    </w:p>
    <w:p w14:paraId="6717BD3B" w14:textId="57DE9DD1" w:rsidR="006B5C08" w:rsidRPr="006B5C08" w:rsidRDefault="006B5C08" w:rsidP="006B5C08">
      <w:pPr>
        <w:spacing w:line="276" w:lineRule="auto"/>
        <w:jc w:val="center"/>
        <w:rPr>
          <w:rFonts w:ascii="Times New Roman" w:hAnsi="Times New Roman" w:cs="Times New Roman"/>
          <w:b/>
          <w:bCs/>
          <w:lang w:val="en-IN"/>
        </w:rPr>
      </w:pPr>
      <w:r w:rsidRPr="00627A62">
        <w:rPr>
          <w:rFonts w:ascii="Times New Roman" w:hAnsi="Times New Roman" w:cs="Times New Roman"/>
          <w:b/>
          <w:bCs/>
          <w:lang w:val="en-IN"/>
        </w:rPr>
        <w:t>SECTION</w:t>
      </w:r>
      <w:r w:rsidRPr="006B5C08">
        <w:rPr>
          <w:rFonts w:ascii="Times New Roman" w:hAnsi="Times New Roman" w:cs="Times New Roman"/>
          <w:b/>
          <w:bCs/>
          <w:lang w:val="en-IN"/>
        </w:rPr>
        <w:t xml:space="preserve"> III</w:t>
      </w:r>
      <w:r w:rsidR="00C66A7A" w:rsidRPr="00627A62">
        <w:rPr>
          <w:rFonts w:ascii="Times New Roman" w:hAnsi="Times New Roman" w:cs="Times New Roman"/>
          <w:b/>
          <w:bCs/>
          <w:lang w:val="en-IN"/>
        </w:rPr>
        <w:t xml:space="preserve">: </w:t>
      </w:r>
      <w:r w:rsidRPr="006B5C08">
        <w:rPr>
          <w:rFonts w:ascii="Times New Roman" w:hAnsi="Times New Roman" w:cs="Times New Roman"/>
          <w:b/>
          <w:bCs/>
          <w:lang w:val="en-IN"/>
        </w:rPr>
        <w:t>DATA RETENTION &amp; DELETION POLICY</w:t>
      </w:r>
    </w:p>
    <w:p w14:paraId="217C129D" w14:textId="225B4937" w:rsidR="006B5C08" w:rsidRPr="006B5C08" w:rsidRDefault="006B5C08" w:rsidP="006B5C08">
      <w:pPr>
        <w:spacing w:line="276" w:lineRule="auto"/>
        <w:rPr>
          <w:rFonts w:ascii="Times New Roman" w:hAnsi="Times New Roman" w:cs="Times New Roman"/>
          <w:b/>
          <w:bCs/>
          <w:lang w:val="en-IN"/>
        </w:rPr>
      </w:pPr>
      <w:r w:rsidRPr="006B5C08">
        <w:rPr>
          <w:rFonts w:ascii="Times New Roman" w:hAnsi="Times New Roman" w:cs="Times New Roman"/>
          <w:b/>
          <w:bCs/>
          <w:lang w:val="en-IN"/>
        </w:rPr>
        <w:t>Data Categories, Retention Periods, and Legal Basis</w:t>
      </w:r>
    </w:p>
    <w:p w14:paraId="2FE2CC74" w14:textId="77777777" w:rsidR="006B5C08" w:rsidRPr="006B5C08" w:rsidRDefault="006B5C08" w:rsidP="006B5C08">
      <w:pPr>
        <w:spacing w:line="276" w:lineRule="auto"/>
        <w:rPr>
          <w:rFonts w:ascii="Times New Roman" w:hAnsi="Times New Roman" w:cs="Times New Roman"/>
          <w:lang w:val="en-IN"/>
        </w:rPr>
      </w:pPr>
      <w:r w:rsidRPr="006B5C08">
        <w:rPr>
          <w:rFonts w:ascii="Times New Roman" w:hAnsi="Times New Roman" w:cs="Times New Roman"/>
          <w:lang w:val="en-IN"/>
        </w:rPr>
        <w:t xml:space="preserve">The following table is the definitive retention schedule for all categories of personal data processed on the </w:t>
      </w:r>
      <w:proofErr w:type="gramStart"/>
      <w:r w:rsidRPr="006B5C08">
        <w:rPr>
          <w:rFonts w:ascii="Times New Roman" w:hAnsi="Times New Roman" w:cs="Times New Roman"/>
          <w:lang w:val="en-IN"/>
        </w:rPr>
        <w:t>take.health</w:t>
      </w:r>
      <w:proofErr w:type="gramEnd"/>
      <w:r w:rsidRPr="006B5C08">
        <w:rPr>
          <w:rFonts w:ascii="Times New Roman" w:hAnsi="Times New Roman" w:cs="Times New Roman"/>
          <w:lang w:val="en-IN"/>
        </w:rPr>
        <w:t xml:space="preserve"> Platform. It specifies the retention period, the legal basis for that period, whether the period can be shortened on user request, and the deletion method applied.</w:t>
      </w:r>
    </w:p>
    <w:p w14:paraId="2FDA6724" w14:textId="3CEFDDDB" w:rsidR="006B5C08" w:rsidRPr="006B5C08" w:rsidDel="00F33787" w:rsidRDefault="006B5C08">
      <w:pPr>
        <w:spacing w:line="276" w:lineRule="auto"/>
        <w:rPr>
          <w:del w:id="378" w:author="USER" w:date="2026-04-16T15:33:00Z"/>
          <w:rFonts w:ascii="Times New Roman" w:hAnsi="Times New Roman" w:cs="Times New Roman"/>
          <w:i/>
          <w:iCs/>
          <w:u w:val="single"/>
          <w:lang w:val="en-IN"/>
        </w:rPr>
      </w:pPr>
      <w:r w:rsidRPr="006B5C08">
        <w:rPr>
          <w:rFonts w:ascii="Times New Roman" w:hAnsi="Times New Roman" w:cs="Times New Roman"/>
          <w:i/>
          <w:iCs/>
          <w:u w:val="single"/>
          <w:lang w:val="en-IN"/>
        </w:rPr>
        <w:t xml:space="preserve"> </w:t>
      </w:r>
      <w:del w:id="379" w:author="USER" w:date="2026-04-16T15:33:00Z">
        <w:r w:rsidRPr="006B5C08" w:rsidDel="00F33787">
          <w:rPr>
            <w:rFonts w:ascii="Times New Roman" w:hAnsi="Times New Roman" w:cs="Times New Roman"/>
            <w:i/>
            <w:iCs/>
            <w:u w:val="single"/>
            <w:lang w:val="en-IN"/>
          </w:rPr>
          <w:delText>Consumer User Data</w:delText>
        </w:r>
      </w:del>
    </w:p>
    <w:tbl>
      <w:tblPr>
        <w:tblStyle w:val="TableGrid"/>
        <w:tblW w:w="9360" w:type="dxa"/>
        <w:tblLook w:val="04A0" w:firstRow="1" w:lastRow="0" w:firstColumn="1" w:lastColumn="0" w:noHBand="0" w:noVBand="1"/>
      </w:tblPr>
      <w:tblGrid>
        <w:gridCol w:w="2100"/>
        <w:gridCol w:w="1860"/>
        <w:gridCol w:w="2400"/>
        <w:gridCol w:w="3000"/>
      </w:tblGrid>
      <w:tr w:rsidR="006B5C08" w:rsidRPr="006B5C08" w:rsidDel="00F33787" w14:paraId="132C5301" w14:textId="29EF65E9" w:rsidTr="00C66A7A">
        <w:trPr>
          <w:del w:id="380" w:author="USER" w:date="2026-04-16T15:33:00Z"/>
        </w:trPr>
        <w:tc>
          <w:tcPr>
            <w:tcW w:w="2100" w:type="dxa"/>
          </w:tcPr>
          <w:p w14:paraId="68B39FA6" w14:textId="11D532C6" w:rsidR="006B5C08" w:rsidRPr="006B5C08" w:rsidDel="00F33787" w:rsidRDefault="006B5C08">
            <w:pPr>
              <w:spacing w:line="276" w:lineRule="auto"/>
              <w:rPr>
                <w:del w:id="381" w:author="USER" w:date="2026-04-16T15:33:00Z"/>
                <w:rFonts w:ascii="Times New Roman" w:hAnsi="Times New Roman" w:cs="Times New Roman"/>
                <w:lang w:val="en-IN"/>
              </w:rPr>
              <w:pPrChange w:id="382" w:author="USER" w:date="2026-04-16T15:33:00Z">
                <w:pPr>
                  <w:spacing w:after="160" w:line="276" w:lineRule="auto"/>
                </w:pPr>
              </w:pPrChange>
            </w:pPr>
            <w:del w:id="383" w:author="USER" w:date="2026-04-16T15:33:00Z">
              <w:r w:rsidRPr="006B5C08" w:rsidDel="00F33787">
                <w:rPr>
                  <w:rFonts w:ascii="Times New Roman" w:hAnsi="Times New Roman" w:cs="Times New Roman"/>
                  <w:b/>
                  <w:bCs/>
                  <w:lang w:val="en-IN"/>
                </w:rPr>
                <w:delText>Data Category</w:delText>
              </w:r>
            </w:del>
          </w:p>
        </w:tc>
        <w:tc>
          <w:tcPr>
            <w:tcW w:w="1860" w:type="dxa"/>
          </w:tcPr>
          <w:p w14:paraId="4E009FC3" w14:textId="7B952229" w:rsidR="006B5C08" w:rsidRPr="006B5C08" w:rsidDel="00F33787" w:rsidRDefault="006B5C08">
            <w:pPr>
              <w:spacing w:line="276" w:lineRule="auto"/>
              <w:rPr>
                <w:del w:id="384" w:author="USER" w:date="2026-04-16T15:33:00Z"/>
                <w:rFonts w:ascii="Times New Roman" w:hAnsi="Times New Roman" w:cs="Times New Roman"/>
                <w:lang w:val="en-IN"/>
              </w:rPr>
              <w:pPrChange w:id="385" w:author="USER" w:date="2026-04-16T15:33:00Z">
                <w:pPr>
                  <w:spacing w:after="160" w:line="276" w:lineRule="auto"/>
                </w:pPr>
              </w:pPrChange>
            </w:pPr>
            <w:del w:id="386" w:author="USER" w:date="2026-04-16T15:33:00Z">
              <w:r w:rsidRPr="006B5C08" w:rsidDel="00F33787">
                <w:rPr>
                  <w:rFonts w:ascii="Times New Roman" w:hAnsi="Times New Roman" w:cs="Times New Roman"/>
                  <w:b/>
                  <w:bCs/>
                  <w:lang w:val="en-IN"/>
                </w:rPr>
                <w:delText>Retention Period</w:delText>
              </w:r>
            </w:del>
          </w:p>
        </w:tc>
        <w:tc>
          <w:tcPr>
            <w:tcW w:w="2400" w:type="dxa"/>
          </w:tcPr>
          <w:p w14:paraId="08FDCA5E" w14:textId="47E89CF0" w:rsidR="006B5C08" w:rsidRPr="006B5C08" w:rsidDel="00F33787" w:rsidRDefault="006B5C08">
            <w:pPr>
              <w:spacing w:line="276" w:lineRule="auto"/>
              <w:rPr>
                <w:del w:id="387" w:author="USER" w:date="2026-04-16T15:33:00Z"/>
                <w:rFonts w:ascii="Times New Roman" w:hAnsi="Times New Roman" w:cs="Times New Roman"/>
                <w:lang w:val="en-IN"/>
              </w:rPr>
              <w:pPrChange w:id="388" w:author="USER" w:date="2026-04-16T15:33:00Z">
                <w:pPr>
                  <w:spacing w:after="160" w:line="276" w:lineRule="auto"/>
                </w:pPr>
              </w:pPrChange>
            </w:pPr>
            <w:del w:id="389" w:author="USER" w:date="2026-04-16T15:33:00Z">
              <w:r w:rsidRPr="006B5C08" w:rsidDel="00F33787">
                <w:rPr>
                  <w:rFonts w:ascii="Times New Roman" w:hAnsi="Times New Roman" w:cs="Times New Roman"/>
                  <w:b/>
                  <w:bCs/>
                  <w:lang w:val="en-IN"/>
                </w:rPr>
                <w:delText>Legal Basis / Reason</w:delText>
              </w:r>
            </w:del>
          </w:p>
        </w:tc>
        <w:tc>
          <w:tcPr>
            <w:tcW w:w="3000" w:type="dxa"/>
          </w:tcPr>
          <w:p w14:paraId="0B49396A" w14:textId="4D6800B1" w:rsidR="006B5C08" w:rsidRPr="006B5C08" w:rsidDel="00F33787" w:rsidRDefault="006B5C08">
            <w:pPr>
              <w:spacing w:line="276" w:lineRule="auto"/>
              <w:rPr>
                <w:del w:id="390" w:author="USER" w:date="2026-04-16T15:33:00Z"/>
                <w:rFonts w:ascii="Times New Roman" w:hAnsi="Times New Roman" w:cs="Times New Roman"/>
                <w:lang w:val="en-IN"/>
              </w:rPr>
              <w:pPrChange w:id="391" w:author="USER" w:date="2026-04-16T15:33:00Z">
                <w:pPr>
                  <w:spacing w:after="160" w:line="276" w:lineRule="auto"/>
                </w:pPr>
              </w:pPrChange>
            </w:pPr>
            <w:del w:id="392" w:author="USER" w:date="2026-04-16T15:33:00Z">
              <w:r w:rsidRPr="006B5C08" w:rsidDel="00F33787">
                <w:rPr>
                  <w:rFonts w:ascii="Times New Roman" w:hAnsi="Times New Roman" w:cs="Times New Roman"/>
                  <w:b/>
                  <w:bCs/>
                  <w:lang w:val="en-IN"/>
                </w:rPr>
                <w:delText>Deletion on Request?</w:delText>
              </w:r>
            </w:del>
          </w:p>
        </w:tc>
      </w:tr>
      <w:tr w:rsidR="006B5C08" w:rsidRPr="006B5C08" w:rsidDel="00F33787" w14:paraId="5A74674A" w14:textId="12F52F71" w:rsidTr="00C66A7A">
        <w:trPr>
          <w:del w:id="393" w:author="USER" w:date="2026-04-16T15:33:00Z"/>
        </w:trPr>
        <w:tc>
          <w:tcPr>
            <w:tcW w:w="2100" w:type="dxa"/>
          </w:tcPr>
          <w:p w14:paraId="26790962" w14:textId="16CB76B9" w:rsidR="006B5C08" w:rsidRPr="006B5C08" w:rsidDel="00F33787" w:rsidRDefault="006B5C08">
            <w:pPr>
              <w:spacing w:line="276" w:lineRule="auto"/>
              <w:rPr>
                <w:del w:id="394" w:author="USER" w:date="2026-04-16T15:33:00Z"/>
                <w:rFonts w:ascii="Times New Roman" w:hAnsi="Times New Roman" w:cs="Times New Roman"/>
                <w:lang w:val="en-IN"/>
              </w:rPr>
              <w:pPrChange w:id="395" w:author="USER" w:date="2026-04-16T15:33:00Z">
                <w:pPr>
                  <w:spacing w:after="160" w:line="276" w:lineRule="auto"/>
                </w:pPr>
              </w:pPrChange>
            </w:pPr>
            <w:del w:id="396" w:author="USER" w:date="2026-04-16T15:33:00Z">
              <w:r w:rsidRPr="006B5C08" w:rsidDel="00F33787">
                <w:rPr>
                  <w:rFonts w:ascii="Times New Roman" w:hAnsi="Times New Roman" w:cs="Times New Roman"/>
                  <w:lang w:val="en-IN"/>
                </w:rPr>
                <w:delText>Account registration data (name, email, mobile, DOB, gender)</w:delText>
              </w:r>
            </w:del>
          </w:p>
        </w:tc>
        <w:tc>
          <w:tcPr>
            <w:tcW w:w="1860" w:type="dxa"/>
          </w:tcPr>
          <w:p w14:paraId="0C69BB0A" w14:textId="16965BEB" w:rsidR="006B5C08" w:rsidRPr="006B5C08" w:rsidDel="00F33787" w:rsidRDefault="006B5C08">
            <w:pPr>
              <w:spacing w:line="276" w:lineRule="auto"/>
              <w:rPr>
                <w:del w:id="397" w:author="USER" w:date="2026-04-16T15:33:00Z"/>
                <w:rFonts w:ascii="Times New Roman" w:hAnsi="Times New Roman" w:cs="Times New Roman"/>
                <w:lang w:val="en-IN"/>
              </w:rPr>
              <w:pPrChange w:id="398" w:author="USER" w:date="2026-04-16T15:33:00Z">
                <w:pPr>
                  <w:spacing w:after="160" w:line="276" w:lineRule="auto"/>
                </w:pPr>
              </w:pPrChange>
            </w:pPr>
            <w:del w:id="399" w:author="USER" w:date="2026-04-16T15:33:00Z">
              <w:r w:rsidRPr="006B5C08" w:rsidDel="00F33787">
                <w:rPr>
                  <w:rFonts w:ascii="Times New Roman" w:hAnsi="Times New Roman" w:cs="Times New Roman"/>
                  <w:lang w:val="en-IN"/>
                </w:rPr>
                <w:delText>Duration of active account + 3 years after account closure</w:delText>
              </w:r>
            </w:del>
          </w:p>
        </w:tc>
        <w:tc>
          <w:tcPr>
            <w:tcW w:w="2400" w:type="dxa"/>
          </w:tcPr>
          <w:p w14:paraId="4F391838" w14:textId="21510F81" w:rsidR="006B5C08" w:rsidRPr="006B5C08" w:rsidDel="00F33787" w:rsidRDefault="006B5C08">
            <w:pPr>
              <w:spacing w:line="276" w:lineRule="auto"/>
              <w:rPr>
                <w:del w:id="400" w:author="USER" w:date="2026-04-16T15:33:00Z"/>
                <w:rFonts w:ascii="Times New Roman" w:hAnsi="Times New Roman" w:cs="Times New Roman"/>
                <w:lang w:val="en-IN"/>
              </w:rPr>
              <w:pPrChange w:id="401" w:author="USER" w:date="2026-04-16T15:33:00Z">
                <w:pPr>
                  <w:spacing w:after="160" w:line="276" w:lineRule="auto"/>
                </w:pPr>
              </w:pPrChange>
            </w:pPr>
            <w:del w:id="402" w:author="USER" w:date="2026-04-16T15:33:00Z">
              <w:r w:rsidRPr="006B5C08" w:rsidDel="00F33787">
                <w:rPr>
                  <w:rFonts w:ascii="Times New Roman" w:hAnsi="Times New Roman" w:cs="Times New Roman"/>
                  <w:lang w:val="en-IN"/>
                </w:rPr>
                <w:delText>Legal obligation (IT Act S.67C; Consumer Protection Act); Limitation Act 1963  defence of potential civil claims</w:delText>
              </w:r>
            </w:del>
          </w:p>
        </w:tc>
        <w:tc>
          <w:tcPr>
            <w:tcW w:w="3000" w:type="dxa"/>
          </w:tcPr>
          <w:p w14:paraId="5C62EEEA" w14:textId="6A4277A7" w:rsidR="006B5C08" w:rsidRPr="006B5C08" w:rsidDel="00F33787" w:rsidRDefault="006B5C08">
            <w:pPr>
              <w:spacing w:line="276" w:lineRule="auto"/>
              <w:rPr>
                <w:del w:id="403" w:author="USER" w:date="2026-04-16T15:33:00Z"/>
                <w:rFonts w:ascii="Times New Roman" w:hAnsi="Times New Roman" w:cs="Times New Roman"/>
                <w:lang w:val="en-IN"/>
              </w:rPr>
              <w:pPrChange w:id="404" w:author="USER" w:date="2026-04-16T15:33:00Z">
                <w:pPr>
                  <w:spacing w:after="160" w:line="276" w:lineRule="auto"/>
                </w:pPr>
              </w:pPrChange>
            </w:pPr>
            <w:del w:id="405" w:author="USER" w:date="2026-04-16T15:33:00Z">
              <w:r w:rsidRPr="006B5C08" w:rsidDel="00F33787">
                <w:rPr>
                  <w:rFonts w:ascii="Times New Roman" w:hAnsi="Times New Roman" w:cs="Times New Roman"/>
                  <w:lang w:val="en-IN"/>
                </w:rPr>
                <w:delText>Partial  core identifiers retained for 3 years post-closure for legal defence; can be anonymised on request within that period</w:delText>
              </w:r>
            </w:del>
          </w:p>
        </w:tc>
      </w:tr>
      <w:tr w:rsidR="006B5C08" w:rsidRPr="006B5C08" w:rsidDel="00F33787" w14:paraId="511173DA" w14:textId="72360106" w:rsidTr="00C66A7A">
        <w:trPr>
          <w:del w:id="406" w:author="USER" w:date="2026-04-16T15:33:00Z"/>
        </w:trPr>
        <w:tc>
          <w:tcPr>
            <w:tcW w:w="2100" w:type="dxa"/>
          </w:tcPr>
          <w:p w14:paraId="3EAB6B62" w14:textId="6329B97F" w:rsidR="006B5C08" w:rsidRPr="006B5C08" w:rsidDel="00F33787" w:rsidRDefault="006B5C08">
            <w:pPr>
              <w:spacing w:line="276" w:lineRule="auto"/>
              <w:rPr>
                <w:del w:id="407" w:author="USER" w:date="2026-04-16T15:33:00Z"/>
                <w:rFonts w:ascii="Times New Roman" w:hAnsi="Times New Roman" w:cs="Times New Roman"/>
                <w:lang w:val="en-IN"/>
              </w:rPr>
              <w:pPrChange w:id="408" w:author="USER" w:date="2026-04-16T15:33:00Z">
                <w:pPr>
                  <w:spacing w:after="160" w:line="276" w:lineRule="auto"/>
                </w:pPr>
              </w:pPrChange>
            </w:pPr>
            <w:del w:id="409" w:author="USER" w:date="2026-04-16T15:33:00Z">
              <w:r w:rsidRPr="006B5C08" w:rsidDel="00F33787">
                <w:rPr>
                  <w:rFonts w:ascii="Times New Roman" w:hAnsi="Times New Roman" w:cs="Times New Roman"/>
                  <w:lang w:val="en-IN"/>
                </w:rPr>
                <w:delText>Login credentials (hashed password, 2FA records)</w:delText>
              </w:r>
            </w:del>
          </w:p>
        </w:tc>
        <w:tc>
          <w:tcPr>
            <w:tcW w:w="1860" w:type="dxa"/>
          </w:tcPr>
          <w:p w14:paraId="51435ED9" w14:textId="52BE26DC" w:rsidR="006B5C08" w:rsidRPr="006B5C08" w:rsidDel="00F33787" w:rsidRDefault="006B5C08">
            <w:pPr>
              <w:spacing w:line="276" w:lineRule="auto"/>
              <w:rPr>
                <w:del w:id="410" w:author="USER" w:date="2026-04-16T15:33:00Z"/>
                <w:rFonts w:ascii="Times New Roman" w:hAnsi="Times New Roman" w:cs="Times New Roman"/>
                <w:lang w:val="en-IN"/>
              </w:rPr>
              <w:pPrChange w:id="411" w:author="USER" w:date="2026-04-16T15:33:00Z">
                <w:pPr>
                  <w:spacing w:after="160" w:line="276" w:lineRule="auto"/>
                </w:pPr>
              </w:pPrChange>
            </w:pPr>
            <w:del w:id="412" w:author="USER" w:date="2026-04-16T15:33:00Z">
              <w:r w:rsidRPr="006B5C08" w:rsidDel="00F33787">
                <w:rPr>
                  <w:rFonts w:ascii="Times New Roman" w:hAnsi="Times New Roman" w:cs="Times New Roman"/>
                  <w:lang w:val="en-IN"/>
                </w:rPr>
                <w:delText>Duration of active account; deleted within 30 days of account closure</w:delText>
              </w:r>
            </w:del>
          </w:p>
        </w:tc>
        <w:tc>
          <w:tcPr>
            <w:tcW w:w="2400" w:type="dxa"/>
          </w:tcPr>
          <w:p w14:paraId="209A9947" w14:textId="7CE0D9FB" w:rsidR="006B5C08" w:rsidRPr="006B5C08" w:rsidDel="00F33787" w:rsidRDefault="006B5C08">
            <w:pPr>
              <w:spacing w:line="276" w:lineRule="auto"/>
              <w:rPr>
                <w:del w:id="413" w:author="USER" w:date="2026-04-16T15:33:00Z"/>
                <w:rFonts w:ascii="Times New Roman" w:hAnsi="Times New Roman" w:cs="Times New Roman"/>
                <w:lang w:val="en-IN"/>
              </w:rPr>
              <w:pPrChange w:id="414" w:author="USER" w:date="2026-04-16T15:33:00Z">
                <w:pPr>
                  <w:spacing w:after="160" w:line="276" w:lineRule="auto"/>
                </w:pPr>
              </w:pPrChange>
            </w:pPr>
            <w:del w:id="415" w:author="USER" w:date="2026-04-16T15:33:00Z">
              <w:r w:rsidRPr="006B5C08" w:rsidDel="00F33787">
                <w:rPr>
                  <w:rFonts w:ascii="Times New Roman" w:hAnsi="Times New Roman" w:cs="Times New Roman"/>
                  <w:lang w:val="en-IN"/>
                </w:rPr>
                <w:delText>Operational necessity during active use; no legal basis for retention post-closure</w:delText>
              </w:r>
            </w:del>
          </w:p>
        </w:tc>
        <w:tc>
          <w:tcPr>
            <w:tcW w:w="3000" w:type="dxa"/>
          </w:tcPr>
          <w:p w14:paraId="65F70897" w14:textId="59176978" w:rsidR="006B5C08" w:rsidRPr="006B5C08" w:rsidDel="00F33787" w:rsidRDefault="006B5C08">
            <w:pPr>
              <w:spacing w:line="276" w:lineRule="auto"/>
              <w:rPr>
                <w:del w:id="416" w:author="USER" w:date="2026-04-16T15:33:00Z"/>
                <w:rFonts w:ascii="Times New Roman" w:hAnsi="Times New Roman" w:cs="Times New Roman"/>
                <w:lang w:val="en-IN"/>
              </w:rPr>
              <w:pPrChange w:id="417" w:author="USER" w:date="2026-04-16T15:33:00Z">
                <w:pPr>
                  <w:spacing w:after="160" w:line="276" w:lineRule="auto"/>
                </w:pPr>
              </w:pPrChange>
            </w:pPr>
            <w:del w:id="418" w:author="USER" w:date="2026-04-16T15:33:00Z">
              <w:r w:rsidRPr="006B5C08" w:rsidDel="00F33787">
                <w:rPr>
                  <w:rFonts w:ascii="Times New Roman" w:hAnsi="Times New Roman" w:cs="Times New Roman"/>
                  <w:lang w:val="en-IN"/>
                </w:rPr>
                <w:delText>Yes  deleted upon account closure</w:delText>
              </w:r>
            </w:del>
          </w:p>
        </w:tc>
      </w:tr>
      <w:tr w:rsidR="006B5C08" w:rsidRPr="006B5C08" w:rsidDel="00F33787" w14:paraId="3964E55F" w14:textId="1AA4494A" w:rsidTr="00C66A7A">
        <w:trPr>
          <w:del w:id="419" w:author="USER" w:date="2026-04-16T15:33:00Z"/>
        </w:trPr>
        <w:tc>
          <w:tcPr>
            <w:tcW w:w="2100" w:type="dxa"/>
          </w:tcPr>
          <w:p w14:paraId="25965AB9" w14:textId="1CD23A9E" w:rsidR="006B5C08" w:rsidRPr="006B5C08" w:rsidDel="00F33787" w:rsidRDefault="006B5C08">
            <w:pPr>
              <w:spacing w:line="276" w:lineRule="auto"/>
              <w:rPr>
                <w:del w:id="420" w:author="USER" w:date="2026-04-16T15:33:00Z"/>
                <w:rFonts w:ascii="Times New Roman" w:hAnsi="Times New Roman" w:cs="Times New Roman"/>
                <w:lang w:val="en-IN"/>
              </w:rPr>
              <w:pPrChange w:id="421" w:author="USER" w:date="2026-04-16T15:33:00Z">
                <w:pPr>
                  <w:spacing w:after="160" w:line="276" w:lineRule="auto"/>
                </w:pPr>
              </w:pPrChange>
            </w:pPr>
            <w:del w:id="422" w:author="USER" w:date="2026-04-16T15:33:00Z">
              <w:r w:rsidRPr="006B5C08" w:rsidDel="00F33787">
                <w:rPr>
                  <w:rFonts w:ascii="Times New Roman" w:hAnsi="Times New Roman" w:cs="Times New Roman"/>
                  <w:lang w:val="en-IN"/>
                </w:rPr>
                <w:delText>Health records  medical history, chronic conditions, medications</w:delText>
              </w:r>
            </w:del>
          </w:p>
        </w:tc>
        <w:tc>
          <w:tcPr>
            <w:tcW w:w="1860" w:type="dxa"/>
          </w:tcPr>
          <w:p w14:paraId="14232D99" w14:textId="481F878E" w:rsidR="006B5C08" w:rsidRPr="006B5C08" w:rsidDel="00F33787" w:rsidRDefault="006B5C08">
            <w:pPr>
              <w:spacing w:line="276" w:lineRule="auto"/>
              <w:rPr>
                <w:del w:id="423" w:author="USER" w:date="2026-04-16T15:33:00Z"/>
                <w:rFonts w:ascii="Times New Roman" w:hAnsi="Times New Roman" w:cs="Times New Roman"/>
                <w:lang w:val="en-IN"/>
              </w:rPr>
              <w:pPrChange w:id="424" w:author="USER" w:date="2026-04-16T15:33:00Z">
                <w:pPr>
                  <w:spacing w:after="160" w:line="276" w:lineRule="auto"/>
                </w:pPr>
              </w:pPrChange>
            </w:pPr>
            <w:del w:id="425" w:author="USER" w:date="2026-04-16T15:33:00Z">
              <w:r w:rsidRPr="006B5C08" w:rsidDel="00F33787">
                <w:rPr>
                  <w:rFonts w:ascii="Times New Roman" w:hAnsi="Times New Roman" w:cs="Times New Roman"/>
                  <w:lang w:val="en-IN"/>
                </w:rPr>
                <w:delText>Duration of active account + 3 years post-closure (minimum)</w:delText>
              </w:r>
            </w:del>
          </w:p>
        </w:tc>
        <w:tc>
          <w:tcPr>
            <w:tcW w:w="2400" w:type="dxa"/>
          </w:tcPr>
          <w:p w14:paraId="2498F783" w14:textId="275F4893" w:rsidR="006B5C08" w:rsidRPr="006B5C08" w:rsidDel="00F33787" w:rsidRDefault="006B5C08">
            <w:pPr>
              <w:spacing w:line="276" w:lineRule="auto"/>
              <w:rPr>
                <w:del w:id="426" w:author="USER" w:date="2026-04-16T15:33:00Z"/>
                <w:rFonts w:ascii="Times New Roman" w:hAnsi="Times New Roman" w:cs="Times New Roman"/>
                <w:lang w:val="en-IN"/>
              </w:rPr>
              <w:pPrChange w:id="427" w:author="USER" w:date="2026-04-16T15:33:00Z">
                <w:pPr>
                  <w:spacing w:after="160" w:line="276" w:lineRule="auto"/>
                </w:pPr>
              </w:pPrChange>
            </w:pPr>
            <w:del w:id="428" w:author="USER" w:date="2026-04-16T15:33:00Z">
              <w:r w:rsidRPr="006B5C08" w:rsidDel="00F33787">
                <w:rPr>
                  <w:rFonts w:ascii="Times New Roman" w:hAnsi="Times New Roman" w:cs="Times New Roman"/>
                  <w:lang w:val="en-IN"/>
                </w:rPr>
                <w:delText>IMC Regulations 2002 (Regulation 1.3.2)  minimum 3-year medical record retention; Consumer Protection Act  claims defence</w:delText>
              </w:r>
            </w:del>
          </w:p>
        </w:tc>
        <w:tc>
          <w:tcPr>
            <w:tcW w:w="3000" w:type="dxa"/>
          </w:tcPr>
          <w:p w14:paraId="1B5C2785" w14:textId="0D6FF204" w:rsidR="006B5C08" w:rsidRPr="006B5C08" w:rsidDel="00F33787" w:rsidRDefault="006B5C08">
            <w:pPr>
              <w:spacing w:line="276" w:lineRule="auto"/>
              <w:rPr>
                <w:del w:id="429" w:author="USER" w:date="2026-04-16T15:33:00Z"/>
                <w:rFonts w:ascii="Times New Roman" w:hAnsi="Times New Roman" w:cs="Times New Roman"/>
                <w:lang w:val="en-IN"/>
              </w:rPr>
              <w:pPrChange w:id="430" w:author="USER" w:date="2026-04-16T15:33:00Z">
                <w:pPr>
                  <w:spacing w:after="160" w:line="276" w:lineRule="auto"/>
                </w:pPr>
              </w:pPrChange>
            </w:pPr>
            <w:del w:id="431" w:author="USER" w:date="2026-04-16T15:33:00Z">
              <w:r w:rsidRPr="006B5C08" w:rsidDel="00F33787">
                <w:rPr>
                  <w:rFonts w:ascii="Times New Roman" w:hAnsi="Times New Roman" w:cs="Times New Roman"/>
                  <w:lang w:val="en-IN"/>
                </w:rPr>
                <w:delText>Partial  minimum 3-year post-closure retention is a legal obligation. Earlier deletion may be possible after legal review.</w:delText>
              </w:r>
            </w:del>
          </w:p>
        </w:tc>
      </w:tr>
      <w:tr w:rsidR="006B5C08" w:rsidRPr="006B5C08" w:rsidDel="00F33787" w14:paraId="7458C423" w14:textId="2EFFAB68" w:rsidTr="00C66A7A">
        <w:trPr>
          <w:del w:id="432" w:author="USER" w:date="2026-04-16T15:33:00Z"/>
        </w:trPr>
        <w:tc>
          <w:tcPr>
            <w:tcW w:w="2100" w:type="dxa"/>
          </w:tcPr>
          <w:p w14:paraId="6EC02EFF" w14:textId="2B9C5A73" w:rsidR="006B5C08" w:rsidRPr="006B5C08" w:rsidDel="00F33787" w:rsidRDefault="006B5C08">
            <w:pPr>
              <w:spacing w:line="276" w:lineRule="auto"/>
              <w:rPr>
                <w:del w:id="433" w:author="USER" w:date="2026-04-16T15:33:00Z"/>
                <w:rFonts w:ascii="Times New Roman" w:hAnsi="Times New Roman" w:cs="Times New Roman"/>
                <w:lang w:val="en-IN"/>
              </w:rPr>
              <w:pPrChange w:id="434" w:author="USER" w:date="2026-04-16T15:33:00Z">
                <w:pPr>
                  <w:spacing w:after="160" w:line="276" w:lineRule="auto"/>
                </w:pPr>
              </w:pPrChange>
            </w:pPr>
            <w:del w:id="435" w:author="USER" w:date="2026-04-16T15:33:00Z">
              <w:r w:rsidRPr="006B5C08" w:rsidDel="00F33787">
                <w:rPr>
                  <w:rFonts w:ascii="Times New Roman" w:hAnsi="Times New Roman" w:cs="Times New Roman"/>
                  <w:lang w:val="en-IN"/>
                </w:rPr>
                <w:delText>Uploaded lab reports and pathology results [SPDI]</w:delText>
              </w:r>
            </w:del>
          </w:p>
        </w:tc>
        <w:tc>
          <w:tcPr>
            <w:tcW w:w="1860" w:type="dxa"/>
          </w:tcPr>
          <w:p w14:paraId="5DD7E366" w14:textId="3C7EFFED" w:rsidR="006B5C08" w:rsidRPr="006B5C08" w:rsidDel="00F33787" w:rsidRDefault="006B5C08">
            <w:pPr>
              <w:spacing w:line="276" w:lineRule="auto"/>
              <w:rPr>
                <w:del w:id="436" w:author="USER" w:date="2026-04-16T15:33:00Z"/>
                <w:rFonts w:ascii="Times New Roman" w:hAnsi="Times New Roman" w:cs="Times New Roman"/>
                <w:lang w:val="en-IN"/>
              </w:rPr>
              <w:pPrChange w:id="437" w:author="USER" w:date="2026-04-16T15:33:00Z">
                <w:pPr>
                  <w:spacing w:after="160" w:line="276" w:lineRule="auto"/>
                </w:pPr>
              </w:pPrChange>
            </w:pPr>
            <w:del w:id="438" w:author="USER" w:date="2026-04-16T15:33:00Z">
              <w:r w:rsidRPr="006B5C08" w:rsidDel="00F33787">
                <w:rPr>
                  <w:rFonts w:ascii="Times New Roman" w:hAnsi="Times New Roman" w:cs="Times New Roman"/>
                  <w:lang w:val="en-IN"/>
                </w:rPr>
                <w:delText>Duration of active account + 3 years post-closure</w:delText>
              </w:r>
            </w:del>
          </w:p>
        </w:tc>
        <w:tc>
          <w:tcPr>
            <w:tcW w:w="2400" w:type="dxa"/>
          </w:tcPr>
          <w:p w14:paraId="3E3B9626" w14:textId="6F2D0667" w:rsidR="006B5C08" w:rsidRPr="006B5C08" w:rsidDel="00F33787" w:rsidRDefault="006B5C08">
            <w:pPr>
              <w:spacing w:line="276" w:lineRule="auto"/>
              <w:rPr>
                <w:del w:id="439" w:author="USER" w:date="2026-04-16T15:33:00Z"/>
                <w:rFonts w:ascii="Times New Roman" w:hAnsi="Times New Roman" w:cs="Times New Roman"/>
                <w:lang w:val="en-IN"/>
              </w:rPr>
              <w:pPrChange w:id="440" w:author="USER" w:date="2026-04-16T15:33:00Z">
                <w:pPr>
                  <w:spacing w:after="160" w:line="276" w:lineRule="auto"/>
                </w:pPr>
              </w:pPrChange>
            </w:pPr>
            <w:del w:id="441" w:author="USER" w:date="2026-04-16T15:33:00Z">
              <w:r w:rsidRPr="006B5C08" w:rsidDel="00F33787">
                <w:rPr>
                  <w:rFonts w:ascii="Times New Roman" w:hAnsi="Times New Roman" w:cs="Times New Roman"/>
                  <w:lang w:val="en-IN"/>
                </w:rPr>
                <w:delText>IMC Regulations 2002 (minimum medical record retention); ABDM Health Data Management Policy where ABHA-linked</w:delText>
              </w:r>
            </w:del>
          </w:p>
        </w:tc>
        <w:tc>
          <w:tcPr>
            <w:tcW w:w="3000" w:type="dxa"/>
          </w:tcPr>
          <w:p w14:paraId="0EFBFE55" w14:textId="2D5B9F6C" w:rsidR="006B5C08" w:rsidRPr="006B5C08" w:rsidDel="00F33787" w:rsidRDefault="006B5C08">
            <w:pPr>
              <w:spacing w:line="276" w:lineRule="auto"/>
              <w:rPr>
                <w:del w:id="442" w:author="USER" w:date="2026-04-16T15:33:00Z"/>
                <w:rFonts w:ascii="Times New Roman" w:hAnsi="Times New Roman" w:cs="Times New Roman"/>
                <w:lang w:val="en-IN"/>
              </w:rPr>
              <w:pPrChange w:id="443" w:author="USER" w:date="2026-04-16T15:33:00Z">
                <w:pPr>
                  <w:spacing w:after="160" w:line="276" w:lineRule="auto"/>
                </w:pPr>
              </w:pPrChange>
            </w:pPr>
            <w:del w:id="444" w:author="USER" w:date="2026-04-16T15:33:00Z">
              <w:r w:rsidRPr="006B5C08" w:rsidDel="00F33787">
                <w:rPr>
                  <w:rFonts w:ascii="Times New Roman" w:hAnsi="Times New Roman" w:cs="Times New Roman"/>
                  <w:lang w:val="en-IN"/>
                </w:rPr>
                <w:delText>Partial  3-year minimum applies; user may request review on a case-by-case basis</w:delText>
              </w:r>
            </w:del>
          </w:p>
        </w:tc>
      </w:tr>
      <w:tr w:rsidR="006B5C08" w:rsidRPr="006B5C08" w:rsidDel="00F33787" w14:paraId="4FC1B209" w14:textId="232522E9" w:rsidTr="00C66A7A">
        <w:trPr>
          <w:del w:id="445" w:author="USER" w:date="2026-04-16T15:33:00Z"/>
        </w:trPr>
        <w:tc>
          <w:tcPr>
            <w:tcW w:w="2100" w:type="dxa"/>
          </w:tcPr>
          <w:p w14:paraId="0C697AF0" w14:textId="67967676" w:rsidR="006B5C08" w:rsidRPr="006B5C08" w:rsidDel="00F33787" w:rsidRDefault="006B5C08">
            <w:pPr>
              <w:spacing w:line="276" w:lineRule="auto"/>
              <w:rPr>
                <w:del w:id="446" w:author="USER" w:date="2026-04-16T15:33:00Z"/>
                <w:rFonts w:ascii="Times New Roman" w:hAnsi="Times New Roman" w:cs="Times New Roman"/>
                <w:lang w:val="en-IN"/>
              </w:rPr>
              <w:pPrChange w:id="447" w:author="USER" w:date="2026-04-16T15:33:00Z">
                <w:pPr>
                  <w:spacing w:after="160" w:line="276" w:lineRule="auto"/>
                </w:pPr>
              </w:pPrChange>
            </w:pPr>
            <w:del w:id="448" w:author="USER" w:date="2026-04-16T15:33:00Z">
              <w:r w:rsidRPr="006B5C08" w:rsidDel="00F33787">
                <w:rPr>
                  <w:rFonts w:ascii="Times New Roman" w:hAnsi="Times New Roman" w:cs="Times New Roman"/>
                  <w:lang w:val="en-IN"/>
                </w:rPr>
                <w:delText>Biometric measurements (blood pressure, glucose, BMI, etc.) [SPDI]</w:delText>
              </w:r>
            </w:del>
          </w:p>
        </w:tc>
        <w:tc>
          <w:tcPr>
            <w:tcW w:w="1860" w:type="dxa"/>
          </w:tcPr>
          <w:p w14:paraId="459E0534" w14:textId="124B7791" w:rsidR="006B5C08" w:rsidRPr="006B5C08" w:rsidDel="00F33787" w:rsidRDefault="006B5C08">
            <w:pPr>
              <w:spacing w:line="276" w:lineRule="auto"/>
              <w:rPr>
                <w:del w:id="449" w:author="USER" w:date="2026-04-16T15:33:00Z"/>
                <w:rFonts w:ascii="Times New Roman" w:hAnsi="Times New Roman" w:cs="Times New Roman"/>
                <w:lang w:val="en-IN"/>
              </w:rPr>
              <w:pPrChange w:id="450" w:author="USER" w:date="2026-04-16T15:33:00Z">
                <w:pPr>
                  <w:spacing w:after="160" w:line="276" w:lineRule="auto"/>
                </w:pPr>
              </w:pPrChange>
            </w:pPr>
            <w:del w:id="451" w:author="USER" w:date="2026-04-16T15:33:00Z">
              <w:r w:rsidRPr="006B5C08" w:rsidDel="00F33787">
                <w:rPr>
                  <w:rFonts w:ascii="Times New Roman" w:hAnsi="Times New Roman" w:cs="Times New Roman"/>
                  <w:lang w:val="en-IN"/>
                </w:rPr>
                <w:delText>Duration of active account + 3 years post-closure</w:delText>
              </w:r>
            </w:del>
          </w:p>
        </w:tc>
        <w:tc>
          <w:tcPr>
            <w:tcW w:w="2400" w:type="dxa"/>
          </w:tcPr>
          <w:p w14:paraId="5A3A88AF" w14:textId="7436C253" w:rsidR="006B5C08" w:rsidRPr="006B5C08" w:rsidDel="00F33787" w:rsidRDefault="006B5C08">
            <w:pPr>
              <w:spacing w:line="276" w:lineRule="auto"/>
              <w:rPr>
                <w:del w:id="452" w:author="USER" w:date="2026-04-16T15:33:00Z"/>
                <w:rFonts w:ascii="Times New Roman" w:hAnsi="Times New Roman" w:cs="Times New Roman"/>
                <w:lang w:val="en-IN"/>
              </w:rPr>
              <w:pPrChange w:id="453" w:author="USER" w:date="2026-04-16T15:33:00Z">
                <w:pPr>
                  <w:spacing w:after="160" w:line="276" w:lineRule="auto"/>
                </w:pPr>
              </w:pPrChange>
            </w:pPr>
            <w:del w:id="454" w:author="USER" w:date="2026-04-16T15:33:00Z">
              <w:r w:rsidRPr="006B5C08" w:rsidDel="00F33787">
                <w:rPr>
                  <w:rFonts w:ascii="Times New Roman" w:hAnsi="Times New Roman" w:cs="Times New Roman"/>
                  <w:lang w:val="en-IN"/>
                </w:rPr>
                <w:delText>Medical record retention obligation; longitudinal health data may be needed for medico-legal proceedings</w:delText>
              </w:r>
            </w:del>
          </w:p>
        </w:tc>
        <w:tc>
          <w:tcPr>
            <w:tcW w:w="3000" w:type="dxa"/>
          </w:tcPr>
          <w:p w14:paraId="129A97E4" w14:textId="73C9E362" w:rsidR="006B5C08" w:rsidRPr="006B5C08" w:rsidDel="00F33787" w:rsidRDefault="006B5C08">
            <w:pPr>
              <w:spacing w:line="276" w:lineRule="auto"/>
              <w:rPr>
                <w:del w:id="455" w:author="USER" w:date="2026-04-16T15:33:00Z"/>
                <w:rFonts w:ascii="Times New Roman" w:hAnsi="Times New Roman" w:cs="Times New Roman"/>
                <w:lang w:val="en-IN"/>
              </w:rPr>
              <w:pPrChange w:id="456" w:author="USER" w:date="2026-04-16T15:33:00Z">
                <w:pPr>
                  <w:spacing w:after="160" w:line="276" w:lineRule="auto"/>
                </w:pPr>
              </w:pPrChange>
            </w:pPr>
            <w:del w:id="457" w:author="USER" w:date="2026-04-16T15:33:00Z">
              <w:r w:rsidRPr="006B5C08" w:rsidDel="00F33787">
                <w:rPr>
                  <w:rFonts w:ascii="Times New Roman" w:hAnsi="Times New Roman" w:cs="Times New Roman"/>
                  <w:lang w:val="en-IN"/>
                </w:rPr>
                <w:delText>Partial  as above</w:delText>
              </w:r>
            </w:del>
          </w:p>
        </w:tc>
      </w:tr>
      <w:tr w:rsidR="006B5C08" w:rsidRPr="006B5C08" w:rsidDel="00F33787" w14:paraId="4A115029" w14:textId="5179B713" w:rsidTr="00C66A7A">
        <w:trPr>
          <w:del w:id="458" w:author="USER" w:date="2026-04-16T15:33:00Z"/>
        </w:trPr>
        <w:tc>
          <w:tcPr>
            <w:tcW w:w="2100" w:type="dxa"/>
          </w:tcPr>
          <w:p w14:paraId="54D7E38D" w14:textId="62B9054E" w:rsidR="006B5C08" w:rsidRPr="006B5C08" w:rsidDel="00F33787" w:rsidRDefault="006B5C08">
            <w:pPr>
              <w:spacing w:line="276" w:lineRule="auto"/>
              <w:rPr>
                <w:del w:id="459" w:author="USER" w:date="2026-04-16T15:33:00Z"/>
                <w:rFonts w:ascii="Times New Roman" w:hAnsi="Times New Roman" w:cs="Times New Roman"/>
                <w:lang w:val="en-IN"/>
              </w:rPr>
              <w:pPrChange w:id="460" w:author="USER" w:date="2026-04-16T15:33:00Z">
                <w:pPr>
                  <w:spacing w:after="160" w:line="276" w:lineRule="auto"/>
                </w:pPr>
              </w:pPrChange>
            </w:pPr>
            <w:del w:id="461" w:author="USER" w:date="2026-04-16T15:33:00Z">
              <w:r w:rsidRPr="006B5C08" w:rsidDel="00F33787">
                <w:rPr>
                  <w:rFonts w:ascii="Times New Roman" w:hAnsi="Times New Roman" w:cs="Times New Roman"/>
                  <w:lang w:val="en-IN"/>
                </w:rPr>
                <w:delText>AI-generated health reports, risk scores, and wellness assessments</w:delText>
              </w:r>
            </w:del>
          </w:p>
        </w:tc>
        <w:tc>
          <w:tcPr>
            <w:tcW w:w="1860" w:type="dxa"/>
          </w:tcPr>
          <w:p w14:paraId="794181B8" w14:textId="72C80CF8" w:rsidR="006B5C08" w:rsidRPr="006B5C08" w:rsidDel="00F33787" w:rsidRDefault="006B5C08">
            <w:pPr>
              <w:spacing w:line="276" w:lineRule="auto"/>
              <w:rPr>
                <w:del w:id="462" w:author="USER" w:date="2026-04-16T15:33:00Z"/>
                <w:rFonts w:ascii="Times New Roman" w:hAnsi="Times New Roman" w:cs="Times New Roman"/>
                <w:lang w:val="en-IN"/>
              </w:rPr>
              <w:pPrChange w:id="463" w:author="USER" w:date="2026-04-16T15:33:00Z">
                <w:pPr>
                  <w:spacing w:after="160" w:line="276" w:lineRule="auto"/>
                </w:pPr>
              </w:pPrChange>
            </w:pPr>
            <w:del w:id="464" w:author="USER" w:date="2026-04-16T15:33:00Z">
              <w:r w:rsidRPr="006B5C08" w:rsidDel="00F33787">
                <w:rPr>
                  <w:rFonts w:ascii="Times New Roman" w:hAnsi="Times New Roman" w:cs="Times New Roman"/>
                  <w:lang w:val="en-IN"/>
                </w:rPr>
                <w:delText>Duration of active account + 3 years post-closure</w:delText>
              </w:r>
            </w:del>
          </w:p>
        </w:tc>
        <w:tc>
          <w:tcPr>
            <w:tcW w:w="2400" w:type="dxa"/>
          </w:tcPr>
          <w:p w14:paraId="611A6674" w14:textId="7FA66FF7" w:rsidR="006B5C08" w:rsidRPr="006B5C08" w:rsidDel="00F33787" w:rsidRDefault="006B5C08">
            <w:pPr>
              <w:spacing w:line="276" w:lineRule="auto"/>
              <w:rPr>
                <w:del w:id="465" w:author="USER" w:date="2026-04-16T15:33:00Z"/>
                <w:rFonts w:ascii="Times New Roman" w:hAnsi="Times New Roman" w:cs="Times New Roman"/>
                <w:lang w:val="en-IN"/>
              </w:rPr>
              <w:pPrChange w:id="466" w:author="USER" w:date="2026-04-16T15:33:00Z">
                <w:pPr>
                  <w:spacing w:after="160" w:line="276" w:lineRule="auto"/>
                </w:pPr>
              </w:pPrChange>
            </w:pPr>
            <w:del w:id="467" w:author="USER" w:date="2026-04-16T15:33:00Z">
              <w:r w:rsidRPr="006B5C08" w:rsidDel="00F33787">
                <w:rPr>
                  <w:rFonts w:ascii="Times New Roman" w:hAnsi="Times New Roman" w:cs="Times New Roman"/>
                  <w:lang w:val="en-IN"/>
                </w:rPr>
                <w:delText>Company's potential liability exposure if clinical harm is alleged based on AI output; Limitation Act 1963</w:delText>
              </w:r>
            </w:del>
          </w:p>
        </w:tc>
        <w:tc>
          <w:tcPr>
            <w:tcW w:w="3000" w:type="dxa"/>
          </w:tcPr>
          <w:p w14:paraId="4CD95EA9" w14:textId="2F2249E6" w:rsidR="006B5C08" w:rsidRPr="006B5C08" w:rsidDel="00F33787" w:rsidRDefault="006B5C08">
            <w:pPr>
              <w:spacing w:line="276" w:lineRule="auto"/>
              <w:rPr>
                <w:del w:id="468" w:author="USER" w:date="2026-04-16T15:33:00Z"/>
                <w:rFonts w:ascii="Times New Roman" w:hAnsi="Times New Roman" w:cs="Times New Roman"/>
                <w:lang w:val="en-IN"/>
              </w:rPr>
              <w:pPrChange w:id="469" w:author="USER" w:date="2026-04-16T15:33:00Z">
                <w:pPr>
                  <w:spacing w:after="160" w:line="276" w:lineRule="auto"/>
                </w:pPr>
              </w:pPrChange>
            </w:pPr>
            <w:del w:id="470" w:author="USER" w:date="2026-04-16T15:33:00Z">
              <w:r w:rsidRPr="006B5C08" w:rsidDel="00F33787">
                <w:rPr>
                  <w:rFonts w:ascii="Times New Roman" w:hAnsi="Times New Roman" w:cs="Times New Roman"/>
                  <w:lang w:val="en-IN"/>
                </w:rPr>
                <w:delText>Partial  retention for 3 years post-closure for liability defence; user may request review</w:delText>
              </w:r>
            </w:del>
          </w:p>
        </w:tc>
      </w:tr>
      <w:tr w:rsidR="006B5C08" w:rsidRPr="006B5C08" w:rsidDel="00F33787" w14:paraId="5EED5C63" w14:textId="0582478D" w:rsidTr="00C66A7A">
        <w:trPr>
          <w:del w:id="471" w:author="USER" w:date="2026-04-16T15:33:00Z"/>
        </w:trPr>
        <w:tc>
          <w:tcPr>
            <w:tcW w:w="2100" w:type="dxa"/>
          </w:tcPr>
          <w:p w14:paraId="153D1BC6" w14:textId="21288CE1" w:rsidR="006B5C08" w:rsidRPr="006B5C08" w:rsidDel="00F33787" w:rsidRDefault="006B5C08">
            <w:pPr>
              <w:spacing w:line="276" w:lineRule="auto"/>
              <w:rPr>
                <w:del w:id="472" w:author="USER" w:date="2026-04-16T15:33:00Z"/>
                <w:rFonts w:ascii="Times New Roman" w:hAnsi="Times New Roman" w:cs="Times New Roman"/>
                <w:lang w:val="en-IN"/>
              </w:rPr>
              <w:pPrChange w:id="473" w:author="USER" w:date="2026-04-16T15:33:00Z">
                <w:pPr>
                  <w:spacing w:after="160" w:line="276" w:lineRule="auto"/>
                </w:pPr>
              </w:pPrChange>
            </w:pPr>
            <w:del w:id="474" w:author="USER" w:date="2026-04-16T15:33:00Z">
              <w:r w:rsidRPr="006B5C08" w:rsidDel="00F33787">
                <w:rPr>
                  <w:rFonts w:ascii="Times New Roman" w:hAnsi="Times New Roman" w:cs="Times New Roman"/>
                  <w:lang w:val="en-IN"/>
                </w:rPr>
                <w:delText>Sleep and wellness tracking data [SPDI]</w:delText>
              </w:r>
            </w:del>
          </w:p>
        </w:tc>
        <w:tc>
          <w:tcPr>
            <w:tcW w:w="1860" w:type="dxa"/>
          </w:tcPr>
          <w:p w14:paraId="645F3D77" w14:textId="2BB15ED1" w:rsidR="006B5C08" w:rsidRPr="006B5C08" w:rsidDel="00F33787" w:rsidRDefault="006B5C08">
            <w:pPr>
              <w:spacing w:line="276" w:lineRule="auto"/>
              <w:rPr>
                <w:del w:id="475" w:author="USER" w:date="2026-04-16T15:33:00Z"/>
                <w:rFonts w:ascii="Times New Roman" w:hAnsi="Times New Roman" w:cs="Times New Roman"/>
                <w:lang w:val="en-IN"/>
              </w:rPr>
              <w:pPrChange w:id="476" w:author="USER" w:date="2026-04-16T15:33:00Z">
                <w:pPr>
                  <w:spacing w:after="160" w:line="276" w:lineRule="auto"/>
                </w:pPr>
              </w:pPrChange>
            </w:pPr>
            <w:del w:id="477" w:author="USER" w:date="2026-04-16T15:33:00Z">
              <w:r w:rsidRPr="006B5C08" w:rsidDel="00F33787">
                <w:rPr>
                  <w:rFonts w:ascii="Times New Roman" w:hAnsi="Times New Roman" w:cs="Times New Roman"/>
                  <w:lang w:val="en-IN"/>
                </w:rPr>
                <w:delText>Duration of active account + 3 years post-closure</w:delText>
              </w:r>
            </w:del>
          </w:p>
        </w:tc>
        <w:tc>
          <w:tcPr>
            <w:tcW w:w="2400" w:type="dxa"/>
          </w:tcPr>
          <w:p w14:paraId="34C5E376" w14:textId="4E8F51EA" w:rsidR="006B5C08" w:rsidRPr="006B5C08" w:rsidDel="00F33787" w:rsidRDefault="006B5C08">
            <w:pPr>
              <w:spacing w:line="276" w:lineRule="auto"/>
              <w:rPr>
                <w:del w:id="478" w:author="USER" w:date="2026-04-16T15:33:00Z"/>
                <w:rFonts w:ascii="Times New Roman" w:hAnsi="Times New Roman" w:cs="Times New Roman"/>
                <w:lang w:val="en-IN"/>
              </w:rPr>
              <w:pPrChange w:id="479" w:author="USER" w:date="2026-04-16T15:33:00Z">
                <w:pPr>
                  <w:spacing w:after="160" w:line="276" w:lineRule="auto"/>
                </w:pPr>
              </w:pPrChange>
            </w:pPr>
            <w:del w:id="480" w:author="USER" w:date="2026-04-16T15:33:00Z">
              <w:r w:rsidRPr="006B5C08" w:rsidDel="00F33787">
                <w:rPr>
                  <w:rFonts w:ascii="Times New Roman" w:hAnsi="Times New Roman" w:cs="Times New Roman"/>
                  <w:lang w:val="en-IN"/>
                </w:rPr>
                <w:delText>Health data retention obligation</w:delText>
              </w:r>
            </w:del>
          </w:p>
        </w:tc>
        <w:tc>
          <w:tcPr>
            <w:tcW w:w="3000" w:type="dxa"/>
          </w:tcPr>
          <w:p w14:paraId="26B3E88E" w14:textId="6B465D9D" w:rsidR="006B5C08" w:rsidRPr="006B5C08" w:rsidDel="00F33787" w:rsidRDefault="006B5C08">
            <w:pPr>
              <w:spacing w:line="276" w:lineRule="auto"/>
              <w:rPr>
                <w:del w:id="481" w:author="USER" w:date="2026-04-16T15:33:00Z"/>
                <w:rFonts w:ascii="Times New Roman" w:hAnsi="Times New Roman" w:cs="Times New Roman"/>
                <w:lang w:val="en-IN"/>
              </w:rPr>
              <w:pPrChange w:id="482" w:author="USER" w:date="2026-04-16T15:33:00Z">
                <w:pPr>
                  <w:spacing w:after="160" w:line="276" w:lineRule="auto"/>
                </w:pPr>
              </w:pPrChange>
            </w:pPr>
            <w:del w:id="483" w:author="USER" w:date="2026-04-16T15:33:00Z">
              <w:r w:rsidRPr="006B5C08" w:rsidDel="00F33787">
                <w:rPr>
                  <w:rFonts w:ascii="Times New Roman" w:hAnsi="Times New Roman" w:cs="Times New Roman"/>
                  <w:lang w:val="en-IN"/>
                </w:rPr>
                <w:delText>Partial  as above</w:delText>
              </w:r>
            </w:del>
          </w:p>
        </w:tc>
      </w:tr>
      <w:tr w:rsidR="006B5C08" w:rsidRPr="006B5C08" w:rsidDel="00F33787" w14:paraId="38272145" w14:textId="5A4DA9A3" w:rsidTr="00C66A7A">
        <w:trPr>
          <w:del w:id="484" w:author="USER" w:date="2026-04-16T15:33:00Z"/>
        </w:trPr>
        <w:tc>
          <w:tcPr>
            <w:tcW w:w="2100" w:type="dxa"/>
          </w:tcPr>
          <w:p w14:paraId="52FE22C5" w14:textId="71FF94E8" w:rsidR="006B5C08" w:rsidRPr="006B5C08" w:rsidDel="00F33787" w:rsidRDefault="006B5C08">
            <w:pPr>
              <w:spacing w:line="276" w:lineRule="auto"/>
              <w:rPr>
                <w:del w:id="485" w:author="USER" w:date="2026-04-16T15:33:00Z"/>
                <w:rFonts w:ascii="Times New Roman" w:hAnsi="Times New Roman" w:cs="Times New Roman"/>
                <w:lang w:val="en-IN"/>
              </w:rPr>
              <w:pPrChange w:id="486" w:author="USER" w:date="2026-04-16T15:33:00Z">
                <w:pPr>
                  <w:spacing w:after="160" w:line="276" w:lineRule="auto"/>
                </w:pPr>
              </w:pPrChange>
            </w:pPr>
            <w:del w:id="487" w:author="USER" w:date="2026-04-16T15:33:00Z">
              <w:r w:rsidRPr="006B5C08" w:rsidDel="00F33787">
                <w:rPr>
                  <w:rFonts w:ascii="Times New Roman" w:hAnsi="Times New Roman" w:cs="Times New Roman"/>
                  <w:lang w:val="en-IN"/>
                </w:rPr>
                <w:delText>Dietary intake logs and nutrition data [SPDI]</w:delText>
              </w:r>
            </w:del>
          </w:p>
        </w:tc>
        <w:tc>
          <w:tcPr>
            <w:tcW w:w="1860" w:type="dxa"/>
          </w:tcPr>
          <w:p w14:paraId="7A88D37A" w14:textId="75007A52" w:rsidR="006B5C08" w:rsidRPr="006B5C08" w:rsidDel="00F33787" w:rsidRDefault="006B5C08">
            <w:pPr>
              <w:spacing w:line="276" w:lineRule="auto"/>
              <w:rPr>
                <w:del w:id="488" w:author="USER" w:date="2026-04-16T15:33:00Z"/>
                <w:rFonts w:ascii="Times New Roman" w:hAnsi="Times New Roman" w:cs="Times New Roman"/>
                <w:lang w:val="en-IN"/>
              </w:rPr>
              <w:pPrChange w:id="489" w:author="USER" w:date="2026-04-16T15:33:00Z">
                <w:pPr>
                  <w:spacing w:after="160" w:line="276" w:lineRule="auto"/>
                </w:pPr>
              </w:pPrChange>
            </w:pPr>
            <w:del w:id="490" w:author="USER" w:date="2026-04-16T15:33:00Z">
              <w:r w:rsidRPr="006B5C08" w:rsidDel="00F33787">
                <w:rPr>
                  <w:rFonts w:ascii="Times New Roman" w:hAnsi="Times New Roman" w:cs="Times New Roman"/>
                  <w:lang w:val="en-IN"/>
                </w:rPr>
                <w:delText>Duration of active account + 2 years post-closure</w:delText>
              </w:r>
            </w:del>
          </w:p>
        </w:tc>
        <w:tc>
          <w:tcPr>
            <w:tcW w:w="2400" w:type="dxa"/>
          </w:tcPr>
          <w:p w14:paraId="6E25EF72" w14:textId="6E90D4B6" w:rsidR="006B5C08" w:rsidRPr="006B5C08" w:rsidDel="00F33787" w:rsidRDefault="006B5C08">
            <w:pPr>
              <w:spacing w:line="276" w:lineRule="auto"/>
              <w:rPr>
                <w:del w:id="491" w:author="USER" w:date="2026-04-16T15:33:00Z"/>
                <w:rFonts w:ascii="Times New Roman" w:hAnsi="Times New Roman" w:cs="Times New Roman"/>
                <w:lang w:val="en-IN"/>
              </w:rPr>
              <w:pPrChange w:id="492" w:author="USER" w:date="2026-04-16T15:33:00Z">
                <w:pPr>
                  <w:spacing w:after="160" w:line="276" w:lineRule="auto"/>
                </w:pPr>
              </w:pPrChange>
            </w:pPr>
            <w:del w:id="493" w:author="USER" w:date="2026-04-16T15:33:00Z">
              <w:r w:rsidRPr="006B5C08" w:rsidDel="00F33787">
                <w:rPr>
                  <w:rFonts w:ascii="Times New Roman" w:hAnsi="Times New Roman" w:cs="Times New Roman"/>
                  <w:lang w:val="en-IN"/>
                </w:rPr>
                <w:delText>Operational necessity during account; 2-year post-closure period for potential claims defence</w:delText>
              </w:r>
            </w:del>
          </w:p>
        </w:tc>
        <w:tc>
          <w:tcPr>
            <w:tcW w:w="3000" w:type="dxa"/>
          </w:tcPr>
          <w:p w14:paraId="405FD97B" w14:textId="453D435A" w:rsidR="006B5C08" w:rsidRPr="006B5C08" w:rsidDel="00F33787" w:rsidRDefault="006B5C08">
            <w:pPr>
              <w:spacing w:line="276" w:lineRule="auto"/>
              <w:rPr>
                <w:del w:id="494" w:author="USER" w:date="2026-04-16T15:33:00Z"/>
                <w:rFonts w:ascii="Times New Roman" w:hAnsi="Times New Roman" w:cs="Times New Roman"/>
                <w:lang w:val="en-IN"/>
              </w:rPr>
              <w:pPrChange w:id="495" w:author="USER" w:date="2026-04-16T15:33:00Z">
                <w:pPr>
                  <w:spacing w:after="160" w:line="276" w:lineRule="auto"/>
                </w:pPr>
              </w:pPrChange>
            </w:pPr>
            <w:del w:id="496" w:author="USER" w:date="2026-04-16T15:33:00Z">
              <w:r w:rsidRPr="006B5C08" w:rsidDel="00F33787">
                <w:rPr>
                  <w:rFonts w:ascii="Times New Roman" w:hAnsi="Times New Roman" w:cs="Times New Roman"/>
                  <w:lang w:val="en-IN"/>
                </w:rPr>
                <w:delText>Yes after 2 years post-closure</w:delText>
              </w:r>
            </w:del>
          </w:p>
        </w:tc>
      </w:tr>
      <w:tr w:rsidR="006B5C08" w:rsidRPr="006B5C08" w:rsidDel="00F33787" w14:paraId="4E4DC361" w14:textId="71AA92CB" w:rsidTr="00C66A7A">
        <w:trPr>
          <w:del w:id="497" w:author="USER" w:date="2026-04-16T15:33:00Z"/>
        </w:trPr>
        <w:tc>
          <w:tcPr>
            <w:tcW w:w="2100" w:type="dxa"/>
          </w:tcPr>
          <w:p w14:paraId="503428E2" w14:textId="7071B92A" w:rsidR="006B5C08" w:rsidRPr="006B5C08" w:rsidDel="00F33787" w:rsidRDefault="006B5C08">
            <w:pPr>
              <w:spacing w:line="276" w:lineRule="auto"/>
              <w:rPr>
                <w:del w:id="498" w:author="USER" w:date="2026-04-16T15:33:00Z"/>
                <w:rFonts w:ascii="Times New Roman" w:hAnsi="Times New Roman" w:cs="Times New Roman"/>
                <w:lang w:val="en-IN"/>
              </w:rPr>
              <w:pPrChange w:id="499" w:author="USER" w:date="2026-04-16T15:33:00Z">
                <w:pPr>
                  <w:spacing w:after="160" w:line="276" w:lineRule="auto"/>
                </w:pPr>
              </w:pPrChange>
            </w:pPr>
            <w:del w:id="500" w:author="USER" w:date="2026-04-16T15:33:00Z">
              <w:r w:rsidRPr="006B5C08" w:rsidDel="00F33787">
                <w:rPr>
                  <w:rFonts w:ascii="Times New Roman" w:hAnsi="Times New Roman" w:cs="Times New Roman"/>
                  <w:lang w:val="en-IN"/>
                </w:rPr>
                <w:delText>Mental wellness and stress indicators [SPDI]</w:delText>
              </w:r>
            </w:del>
          </w:p>
        </w:tc>
        <w:tc>
          <w:tcPr>
            <w:tcW w:w="1860" w:type="dxa"/>
          </w:tcPr>
          <w:p w14:paraId="7C11579D" w14:textId="55D97020" w:rsidR="006B5C08" w:rsidRPr="006B5C08" w:rsidDel="00F33787" w:rsidRDefault="006B5C08">
            <w:pPr>
              <w:spacing w:line="276" w:lineRule="auto"/>
              <w:rPr>
                <w:del w:id="501" w:author="USER" w:date="2026-04-16T15:33:00Z"/>
                <w:rFonts w:ascii="Times New Roman" w:hAnsi="Times New Roman" w:cs="Times New Roman"/>
                <w:lang w:val="en-IN"/>
              </w:rPr>
              <w:pPrChange w:id="502" w:author="USER" w:date="2026-04-16T15:33:00Z">
                <w:pPr>
                  <w:spacing w:after="160" w:line="276" w:lineRule="auto"/>
                </w:pPr>
              </w:pPrChange>
            </w:pPr>
            <w:del w:id="503" w:author="USER" w:date="2026-04-16T15:33:00Z">
              <w:r w:rsidRPr="006B5C08" w:rsidDel="00F33787">
                <w:rPr>
                  <w:rFonts w:ascii="Times New Roman" w:hAnsi="Times New Roman" w:cs="Times New Roman"/>
                  <w:lang w:val="en-IN"/>
                </w:rPr>
                <w:delText>Duration of active account + 3 years post-closure</w:delText>
              </w:r>
            </w:del>
          </w:p>
        </w:tc>
        <w:tc>
          <w:tcPr>
            <w:tcW w:w="2400" w:type="dxa"/>
          </w:tcPr>
          <w:p w14:paraId="405B295B" w14:textId="0F883B3B" w:rsidR="006B5C08" w:rsidRPr="006B5C08" w:rsidDel="00F33787" w:rsidRDefault="006B5C08">
            <w:pPr>
              <w:spacing w:line="276" w:lineRule="auto"/>
              <w:rPr>
                <w:del w:id="504" w:author="USER" w:date="2026-04-16T15:33:00Z"/>
                <w:rFonts w:ascii="Times New Roman" w:hAnsi="Times New Roman" w:cs="Times New Roman"/>
                <w:lang w:val="en-IN"/>
              </w:rPr>
              <w:pPrChange w:id="505" w:author="USER" w:date="2026-04-16T15:33:00Z">
                <w:pPr>
                  <w:spacing w:after="160" w:line="276" w:lineRule="auto"/>
                </w:pPr>
              </w:pPrChange>
            </w:pPr>
            <w:del w:id="506" w:author="USER" w:date="2026-04-16T15:33:00Z">
              <w:r w:rsidRPr="006B5C08" w:rsidDel="00F33787">
                <w:rPr>
                  <w:rFonts w:ascii="Times New Roman" w:hAnsi="Times New Roman" w:cs="Times New Roman"/>
                  <w:lang w:val="en-IN"/>
                </w:rPr>
                <w:delText>Sensitive health data  mental health record retention obligations; Limitation Act</w:delText>
              </w:r>
            </w:del>
          </w:p>
        </w:tc>
        <w:tc>
          <w:tcPr>
            <w:tcW w:w="3000" w:type="dxa"/>
          </w:tcPr>
          <w:p w14:paraId="044E638D" w14:textId="78550B97" w:rsidR="006B5C08" w:rsidRPr="006B5C08" w:rsidDel="00F33787" w:rsidRDefault="006B5C08">
            <w:pPr>
              <w:spacing w:line="276" w:lineRule="auto"/>
              <w:rPr>
                <w:del w:id="507" w:author="USER" w:date="2026-04-16T15:33:00Z"/>
                <w:rFonts w:ascii="Times New Roman" w:hAnsi="Times New Roman" w:cs="Times New Roman"/>
                <w:lang w:val="en-IN"/>
              </w:rPr>
              <w:pPrChange w:id="508" w:author="USER" w:date="2026-04-16T15:33:00Z">
                <w:pPr>
                  <w:spacing w:after="160" w:line="276" w:lineRule="auto"/>
                </w:pPr>
              </w:pPrChange>
            </w:pPr>
            <w:del w:id="509" w:author="USER" w:date="2026-04-16T15:33:00Z">
              <w:r w:rsidRPr="006B5C08" w:rsidDel="00F33787">
                <w:rPr>
                  <w:rFonts w:ascii="Times New Roman" w:hAnsi="Times New Roman" w:cs="Times New Roman"/>
                  <w:lang w:val="en-IN"/>
                </w:rPr>
                <w:delText>Partial  3-year minimum applies</w:delText>
              </w:r>
            </w:del>
          </w:p>
        </w:tc>
      </w:tr>
      <w:tr w:rsidR="006B5C08" w:rsidRPr="006B5C08" w:rsidDel="00F33787" w14:paraId="7F4BFB1A" w14:textId="01685B8F" w:rsidTr="00C66A7A">
        <w:trPr>
          <w:del w:id="510" w:author="USER" w:date="2026-04-16T15:33:00Z"/>
        </w:trPr>
        <w:tc>
          <w:tcPr>
            <w:tcW w:w="2100" w:type="dxa"/>
          </w:tcPr>
          <w:p w14:paraId="184D520F" w14:textId="37CE682A" w:rsidR="006B5C08" w:rsidRPr="006B5C08" w:rsidDel="00F33787" w:rsidRDefault="006B5C08">
            <w:pPr>
              <w:spacing w:line="276" w:lineRule="auto"/>
              <w:rPr>
                <w:del w:id="511" w:author="USER" w:date="2026-04-16T15:33:00Z"/>
                <w:rFonts w:ascii="Times New Roman" w:hAnsi="Times New Roman" w:cs="Times New Roman"/>
                <w:lang w:val="en-IN"/>
              </w:rPr>
              <w:pPrChange w:id="512" w:author="USER" w:date="2026-04-16T15:33:00Z">
                <w:pPr>
                  <w:spacing w:after="160" w:line="276" w:lineRule="auto"/>
                </w:pPr>
              </w:pPrChange>
            </w:pPr>
            <w:del w:id="513" w:author="USER" w:date="2026-04-16T15:33:00Z">
              <w:r w:rsidRPr="006B5C08" w:rsidDel="00F33787">
                <w:rPr>
                  <w:rFonts w:ascii="Times New Roman" w:hAnsi="Times New Roman" w:cs="Times New Roman"/>
                  <w:lang w:val="en-IN"/>
                </w:rPr>
                <w:delText>Family medical history (if provided) [SPDI]</w:delText>
              </w:r>
            </w:del>
          </w:p>
        </w:tc>
        <w:tc>
          <w:tcPr>
            <w:tcW w:w="1860" w:type="dxa"/>
          </w:tcPr>
          <w:p w14:paraId="6951B98D" w14:textId="047ED4D3" w:rsidR="006B5C08" w:rsidRPr="006B5C08" w:rsidDel="00F33787" w:rsidRDefault="006B5C08">
            <w:pPr>
              <w:spacing w:line="276" w:lineRule="auto"/>
              <w:rPr>
                <w:del w:id="514" w:author="USER" w:date="2026-04-16T15:33:00Z"/>
                <w:rFonts w:ascii="Times New Roman" w:hAnsi="Times New Roman" w:cs="Times New Roman"/>
                <w:lang w:val="en-IN"/>
              </w:rPr>
              <w:pPrChange w:id="515" w:author="USER" w:date="2026-04-16T15:33:00Z">
                <w:pPr>
                  <w:spacing w:after="160" w:line="276" w:lineRule="auto"/>
                </w:pPr>
              </w:pPrChange>
            </w:pPr>
            <w:del w:id="516" w:author="USER" w:date="2026-04-16T15:33:00Z">
              <w:r w:rsidRPr="006B5C08" w:rsidDel="00F33787">
                <w:rPr>
                  <w:rFonts w:ascii="Times New Roman" w:hAnsi="Times New Roman" w:cs="Times New Roman"/>
                  <w:lang w:val="en-IN"/>
                </w:rPr>
                <w:delText>Duration of active account + 3 years post-closure</w:delText>
              </w:r>
            </w:del>
          </w:p>
        </w:tc>
        <w:tc>
          <w:tcPr>
            <w:tcW w:w="2400" w:type="dxa"/>
          </w:tcPr>
          <w:p w14:paraId="7F484796" w14:textId="10B753A9" w:rsidR="006B5C08" w:rsidRPr="006B5C08" w:rsidDel="00F33787" w:rsidRDefault="006B5C08">
            <w:pPr>
              <w:spacing w:line="276" w:lineRule="auto"/>
              <w:rPr>
                <w:del w:id="517" w:author="USER" w:date="2026-04-16T15:33:00Z"/>
                <w:rFonts w:ascii="Times New Roman" w:hAnsi="Times New Roman" w:cs="Times New Roman"/>
                <w:lang w:val="en-IN"/>
              </w:rPr>
              <w:pPrChange w:id="518" w:author="USER" w:date="2026-04-16T15:33:00Z">
                <w:pPr>
                  <w:spacing w:after="160" w:line="276" w:lineRule="auto"/>
                </w:pPr>
              </w:pPrChange>
            </w:pPr>
            <w:del w:id="519" w:author="USER" w:date="2026-04-16T15:33:00Z">
              <w:r w:rsidRPr="006B5C08" w:rsidDel="00F33787">
                <w:rPr>
                  <w:rFonts w:ascii="Times New Roman" w:hAnsi="Times New Roman" w:cs="Times New Roman"/>
                  <w:lang w:val="en-IN"/>
                </w:rPr>
                <w:delText>Medical record retention; high sensitivity of genetic risk data</w:delText>
              </w:r>
            </w:del>
          </w:p>
        </w:tc>
        <w:tc>
          <w:tcPr>
            <w:tcW w:w="3000" w:type="dxa"/>
          </w:tcPr>
          <w:p w14:paraId="12EF3EE1" w14:textId="00E8E365" w:rsidR="006B5C08" w:rsidRPr="006B5C08" w:rsidDel="00F33787" w:rsidRDefault="006B5C08">
            <w:pPr>
              <w:spacing w:line="276" w:lineRule="auto"/>
              <w:rPr>
                <w:del w:id="520" w:author="USER" w:date="2026-04-16T15:33:00Z"/>
                <w:rFonts w:ascii="Times New Roman" w:hAnsi="Times New Roman" w:cs="Times New Roman"/>
                <w:lang w:val="en-IN"/>
              </w:rPr>
              <w:pPrChange w:id="521" w:author="USER" w:date="2026-04-16T15:33:00Z">
                <w:pPr>
                  <w:spacing w:after="160" w:line="276" w:lineRule="auto"/>
                </w:pPr>
              </w:pPrChange>
            </w:pPr>
            <w:del w:id="522" w:author="USER" w:date="2026-04-16T15:33:00Z">
              <w:r w:rsidRPr="006B5C08" w:rsidDel="00F33787">
                <w:rPr>
                  <w:rFonts w:ascii="Times New Roman" w:hAnsi="Times New Roman" w:cs="Times New Roman"/>
                  <w:lang w:val="en-IN"/>
                </w:rPr>
                <w:delText>Yes  user may request deletion with written acknowledgment of implications for AI output accuracy</w:delText>
              </w:r>
            </w:del>
          </w:p>
        </w:tc>
      </w:tr>
    </w:tbl>
    <w:p w14:paraId="798AFE2B" w14:textId="10965925" w:rsidR="00C66A7A" w:rsidRPr="00627A62" w:rsidDel="00F33787" w:rsidRDefault="006B5C08">
      <w:pPr>
        <w:spacing w:line="276" w:lineRule="auto"/>
        <w:rPr>
          <w:del w:id="523" w:author="USER" w:date="2026-04-16T15:33:00Z"/>
          <w:rFonts w:ascii="Times New Roman" w:hAnsi="Times New Roman" w:cs="Times New Roman"/>
          <w:b/>
          <w:bCs/>
          <w:lang w:val="en-IN"/>
        </w:rPr>
      </w:pPr>
      <w:del w:id="524" w:author="USER" w:date="2026-04-16T15:33:00Z">
        <w:r w:rsidRPr="006B5C08" w:rsidDel="00F33787">
          <w:rPr>
            <w:rFonts w:ascii="Times New Roman" w:hAnsi="Times New Roman" w:cs="Times New Roman"/>
            <w:lang w:val="en-IN"/>
          </w:rPr>
          <w:delText xml:space="preserve"> </w:delText>
        </w:r>
      </w:del>
    </w:p>
    <w:p w14:paraId="40E225A0" w14:textId="72E6A184" w:rsidR="006B5C08" w:rsidRPr="006B5C08" w:rsidDel="00F33787" w:rsidRDefault="006B5C08">
      <w:pPr>
        <w:spacing w:line="276" w:lineRule="auto"/>
        <w:rPr>
          <w:del w:id="525" w:author="USER" w:date="2026-04-16T15:33:00Z"/>
          <w:rFonts w:ascii="Times New Roman" w:hAnsi="Times New Roman" w:cs="Times New Roman"/>
          <w:i/>
          <w:iCs/>
          <w:u w:val="single"/>
          <w:lang w:val="en-IN"/>
        </w:rPr>
      </w:pPr>
      <w:del w:id="526" w:author="USER" w:date="2026-04-16T15:33:00Z">
        <w:r w:rsidRPr="006B5C08" w:rsidDel="00F33787">
          <w:rPr>
            <w:rFonts w:ascii="Times New Roman" w:hAnsi="Times New Roman" w:cs="Times New Roman"/>
            <w:i/>
            <w:iCs/>
            <w:u w:val="single"/>
            <w:lang w:val="en-IN"/>
          </w:rPr>
          <w:delText>Technical and Operational Data</w:delText>
        </w:r>
      </w:del>
    </w:p>
    <w:tbl>
      <w:tblPr>
        <w:tblStyle w:val="TableGrid"/>
        <w:tblW w:w="9360" w:type="dxa"/>
        <w:tblLook w:val="04A0" w:firstRow="1" w:lastRow="0" w:firstColumn="1" w:lastColumn="0" w:noHBand="0" w:noVBand="1"/>
      </w:tblPr>
      <w:tblGrid>
        <w:gridCol w:w="2100"/>
        <w:gridCol w:w="1860"/>
        <w:gridCol w:w="2400"/>
        <w:gridCol w:w="3000"/>
      </w:tblGrid>
      <w:tr w:rsidR="006B5C08" w:rsidRPr="006B5C08" w:rsidDel="00F33787" w14:paraId="593019C4" w14:textId="60BE652B" w:rsidTr="00C66A7A">
        <w:trPr>
          <w:del w:id="527" w:author="USER" w:date="2026-04-16T15:33:00Z"/>
        </w:trPr>
        <w:tc>
          <w:tcPr>
            <w:tcW w:w="2100" w:type="dxa"/>
          </w:tcPr>
          <w:p w14:paraId="3ECA4471" w14:textId="6A544293" w:rsidR="006B5C08" w:rsidRPr="006B5C08" w:rsidDel="00F33787" w:rsidRDefault="006B5C08">
            <w:pPr>
              <w:spacing w:line="276" w:lineRule="auto"/>
              <w:rPr>
                <w:del w:id="528" w:author="USER" w:date="2026-04-16T15:33:00Z"/>
                <w:rFonts w:ascii="Times New Roman" w:hAnsi="Times New Roman" w:cs="Times New Roman"/>
                <w:lang w:val="en-IN"/>
              </w:rPr>
              <w:pPrChange w:id="529" w:author="USER" w:date="2026-04-16T15:33:00Z">
                <w:pPr>
                  <w:spacing w:after="160" w:line="276" w:lineRule="auto"/>
                </w:pPr>
              </w:pPrChange>
            </w:pPr>
            <w:del w:id="530" w:author="USER" w:date="2026-04-16T15:33:00Z">
              <w:r w:rsidRPr="006B5C08" w:rsidDel="00F33787">
                <w:rPr>
                  <w:rFonts w:ascii="Times New Roman" w:hAnsi="Times New Roman" w:cs="Times New Roman"/>
                  <w:b/>
                  <w:bCs/>
                  <w:lang w:val="en-IN"/>
                </w:rPr>
                <w:delText>Data Category</w:delText>
              </w:r>
            </w:del>
          </w:p>
        </w:tc>
        <w:tc>
          <w:tcPr>
            <w:tcW w:w="1860" w:type="dxa"/>
          </w:tcPr>
          <w:p w14:paraId="70B06A4E" w14:textId="192284F9" w:rsidR="006B5C08" w:rsidRPr="006B5C08" w:rsidDel="00F33787" w:rsidRDefault="006B5C08">
            <w:pPr>
              <w:spacing w:line="276" w:lineRule="auto"/>
              <w:rPr>
                <w:del w:id="531" w:author="USER" w:date="2026-04-16T15:33:00Z"/>
                <w:rFonts w:ascii="Times New Roman" w:hAnsi="Times New Roman" w:cs="Times New Roman"/>
                <w:lang w:val="en-IN"/>
              </w:rPr>
              <w:pPrChange w:id="532" w:author="USER" w:date="2026-04-16T15:33:00Z">
                <w:pPr>
                  <w:spacing w:after="160" w:line="276" w:lineRule="auto"/>
                </w:pPr>
              </w:pPrChange>
            </w:pPr>
            <w:del w:id="533" w:author="USER" w:date="2026-04-16T15:33:00Z">
              <w:r w:rsidRPr="006B5C08" w:rsidDel="00F33787">
                <w:rPr>
                  <w:rFonts w:ascii="Times New Roman" w:hAnsi="Times New Roman" w:cs="Times New Roman"/>
                  <w:b/>
                  <w:bCs/>
                  <w:lang w:val="en-IN"/>
                </w:rPr>
                <w:delText>Retention Period</w:delText>
              </w:r>
            </w:del>
          </w:p>
        </w:tc>
        <w:tc>
          <w:tcPr>
            <w:tcW w:w="2400" w:type="dxa"/>
          </w:tcPr>
          <w:p w14:paraId="3AEB2893" w14:textId="202411EA" w:rsidR="006B5C08" w:rsidRPr="006B5C08" w:rsidDel="00F33787" w:rsidRDefault="006B5C08">
            <w:pPr>
              <w:spacing w:line="276" w:lineRule="auto"/>
              <w:rPr>
                <w:del w:id="534" w:author="USER" w:date="2026-04-16T15:33:00Z"/>
                <w:rFonts w:ascii="Times New Roman" w:hAnsi="Times New Roman" w:cs="Times New Roman"/>
                <w:lang w:val="en-IN"/>
              </w:rPr>
              <w:pPrChange w:id="535" w:author="USER" w:date="2026-04-16T15:33:00Z">
                <w:pPr>
                  <w:spacing w:after="160" w:line="276" w:lineRule="auto"/>
                </w:pPr>
              </w:pPrChange>
            </w:pPr>
            <w:del w:id="536" w:author="USER" w:date="2026-04-16T15:33:00Z">
              <w:r w:rsidRPr="006B5C08" w:rsidDel="00F33787">
                <w:rPr>
                  <w:rFonts w:ascii="Times New Roman" w:hAnsi="Times New Roman" w:cs="Times New Roman"/>
                  <w:b/>
                  <w:bCs/>
                  <w:lang w:val="en-IN"/>
                </w:rPr>
                <w:delText>Legal Basis / Reason</w:delText>
              </w:r>
            </w:del>
          </w:p>
        </w:tc>
        <w:tc>
          <w:tcPr>
            <w:tcW w:w="3000" w:type="dxa"/>
          </w:tcPr>
          <w:p w14:paraId="6A805B01" w14:textId="22F65F9A" w:rsidR="006B5C08" w:rsidRPr="006B5C08" w:rsidDel="00F33787" w:rsidRDefault="006B5C08">
            <w:pPr>
              <w:spacing w:line="276" w:lineRule="auto"/>
              <w:rPr>
                <w:del w:id="537" w:author="USER" w:date="2026-04-16T15:33:00Z"/>
                <w:rFonts w:ascii="Times New Roman" w:hAnsi="Times New Roman" w:cs="Times New Roman"/>
                <w:lang w:val="en-IN"/>
              </w:rPr>
              <w:pPrChange w:id="538" w:author="USER" w:date="2026-04-16T15:33:00Z">
                <w:pPr>
                  <w:spacing w:after="160" w:line="276" w:lineRule="auto"/>
                </w:pPr>
              </w:pPrChange>
            </w:pPr>
            <w:del w:id="539" w:author="USER" w:date="2026-04-16T15:33:00Z">
              <w:r w:rsidRPr="006B5C08" w:rsidDel="00F33787">
                <w:rPr>
                  <w:rFonts w:ascii="Times New Roman" w:hAnsi="Times New Roman" w:cs="Times New Roman"/>
                  <w:b/>
                  <w:bCs/>
                  <w:lang w:val="en-IN"/>
                </w:rPr>
                <w:delText>Deletion on Request?</w:delText>
              </w:r>
            </w:del>
          </w:p>
        </w:tc>
      </w:tr>
      <w:tr w:rsidR="006B5C08" w:rsidRPr="006B5C08" w:rsidDel="00F33787" w14:paraId="23B1F1D3" w14:textId="575D005E" w:rsidTr="00C66A7A">
        <w:trPr>
          <w:del w:id="540" w:author="USER" w:date="2026-04-16T15:33:00Z"/>
        </w:trPr>
        <w:tc>
          <w:tcPr>
            <w:tcW w:w="2100" w:type="dxa"/>
          </w:tcPr>
          <w:p w14:paraId="25595D54" w14:textId="033C14BE" w:rsidR="006B5C08" w:rsidRPr="006B5C08" w:rsidDel="00F33787" w:rsidRDefault="006B5C08">
            <w:pPr>
              <w:spacing w:line="276" w:lineRule="auto"/>
              <w:rPr>
                <w:del w:id="541" w:author="USER" w:date="2026-04-16T15:33:00Z"/>
                <w:rFonts w:ascii="Times New Roman" w:hAnsi="Times New Roman" w:cs="Times New Roman"/>
                <w:lang w:val="en-IN"/>
              </w:rPr>
              <w:pPrChange w:id="542" w:author="USER" w:date="2026-04-16T15:33:00Z">
                <w:pPr>
                  <w:spacing w:after="160" w:line="276" w:lineRule="auto"/>
                </w:pPr>
              </w:pPrChange>
            </w:pPr>
            <w:del w:id="543" w:author="USER" w:date="2026-04-16T15:33:00Z">
              <w:r w:rsidRPr="006B5C08" w:rsidDel="00F33787">
                <w:rPr>
                  <w:rFonts w:ascii="Times New Roman" w:hAnsi="Times New Roman" w:cs="Times New Roman"/>
                  <w:lang w:val="en-IN"/>
                </w:rPr>
                <w:delText>Server logs and access logs (IP address, session data, page visits)</w:delText>
              </w:r>
            </w:del>
          </w:p>
        </w:tc>
        <w:tc>
          <w:tcPr>
            <w:tcW w:w="1860" w:type="dxa"/>
          </w:tcPr>
          <w:p w14:paraId="705E3348" w14:textId="32F462A3" w:rsidR="006B5C08" w:rsidRPr="006B5C08" w:rsidDel="00F33787" w:rsidRDefault="006B5C08">
            <w:pPr>
              <w:spacing w:line="276" w:lineRule="auto"/>
              <w:rPr>
                <w:del w:id="544" w:author="USER" w:date="2026-04-16T15:33:00Z"/>
                <w:rFonts w:ascii="Times New Roman" w:hAnsi="Times New Roman" w:cs="Times New Roman"/>
                <w:lang w:val="en-IN"/>
              </w:rPr>
              <w:pPrChange w:id="545" w:author="USER" w:date="2026-04-16T15:33:00Z">
                <w:pPr>
                  <w:spacing w:after="160" w:line="276" w:lineRule="auto"/>
                </w:pPr>
              </w:pPrChange>
            </w:pPr>
            <w:del w:id="546" w:author="USER" w:date="2026-04-16T15:33:00Z">
              <w:r w:rsidRPr="006B5C08" w:rsidDel="00F33787">
                <w:rPr>
                  <w:rFonts w:ascii="Times New Roman" w:hAnsi="Times New Roman" w:cs="Times New Roman"/>
                  <w:lang w:val="en-IN"/>
                </w:rPr>
                <w:delText>90 days from generation</w:delText>
              </w:r>
            </w:del>
          </w:p>
        </w:tc>
        <w:tc>
          <w:tcPr>
            <w:tcW w:w="2400" w:type="dxa"/>
          </w:tcPr>
          <w:p w14:paraId="68E25434" w14:textId="0D6CF29C" w:rsidR="006B5C08" w:rsidRPr="006B5C08" w:rsidDel="00F33787" w:rsidRDefault="006B5C08">
            <w:pPr>
              <w:spacing w:line="276" w:lineRule="auto"/>
              <w:rPr>
                <w:del w:id="547" w:author="USER" w:date="2026-04-16T15:33:00Z"/>
                <w:rFonts w:ascii="Times New Roman" w:hAnsi="Times New Roman" w:cs="Times New Roman"/>
                <w:lang w:val="en-IN"/>
              </w:rPr>
              <w:pPrChange w:id="548" w:author="USER" w:date="2026-04-16T15:33:00Z">
                <w:pPr>
                  <w:spacing w:after="160" w:line="276" w:lineRule="auto"/>
                </w:pPr>
              </w:pPrChange>
            </w:pPr>
            <w:del w:id="549" w:author="USER" w:date="2026-04-16T15:33:00Z">
              <w:r w:rsidRPr="006B5C08" w:rsidDel="00F33787">
                <w:rPr>
                  <w:rFonts w:ascii="Times New Roman" w:hAnsi="Times New Roman" w:cs="Times New Roman"/>
                  <w:lang w:val="en-IN"/>
                </w:rPr>
                <w:delText>CERT-In Directions 2022  cybersecurity incident response; IT Act S.67C; operational security monitoring</w:delText>
              </w:r>
            </w:del>
          </w:p>
        </w:tc>
        <w:tc>
          <w:tcPr>
            <w:tcW w:w="3000" w:type="dxa"/>
          </w:tcPr>
          <w:p w14:paraId="4DC54341" w14:textId="27A3F0E3" w:rsidR="006B5C08" w:rsidRPr="006B5C08" w:rsidDel="00F33787" w:rsidRDefault="006B5C08">
            <w:pPr>
              <w:spacing w:line="276" w:lineRule="auto"/>
              <w:rPr>
                <w:del w:id="550" w:author="USER" w:date="2026-04-16T15:33:00Z"/>
                <w:rFonts w:ascii="Times New Roman" w:hAnsi="Times New Roman" w:cs="Times New Roman"/>
                <w:lang w:val="en-IN"/>
              </w:rPr>
              <w:pPrChange w:id="551" w:author="USER" w:date="2026-04-16T15:33:00Z">
                <w:pPr>
                  <w:spacing w:after="160" w:line="276" w:lineRule="auto"/>
                </w:pPr>
              </w:pPrChange>
            </w:pPr>
            <w:del w:id="552" w:author="USER" w:date="2026-04-16T15:33:00Z">
              <w:r w:rsidRPr="006B5C08" w:rsidDel="00F33787">
                <w:rPr>
                  <w:rFonts w:ascii="Times New Roman" w:hAnsi="Times New Roman" w:cs="Times New Roman"/>
                  <w:lang w:val="en-IN"/>
                </w:rPr>
                <w:delText>No  security and legal obligation during 90-day period; auto-deleted thereafter</w:delText>
              </w:r>
            </w:del>
          </w:p>
        </w:tc>
      </w:tr>
      <w:tr w:rsidR="006B5C08" w:rsidRPr="006B5C08" w:rsidDel="00F33787" w14:paraId="5504A92F" w14:textId="78FB3121" w:rsidTr="00C66A7A">
        <w:trPr>
          <w:del w:id="553" w:author="USER" w:date="2026-04-16T15:33:00Z"/>
        </w:trPr>
        <w:tc>
          <w:tcPr>
            <w:tcW w:w="2100" w:type="dxa"/>
          </w:tcPr>
          <w:p w14:paraId="7C9703FD" w14:textId="25E3F010" w:rsidR="006B5C08" w:rsidRPr="006B5C08" w:rsidDel="00F33787" w:rsidRDefault="006B5C08">
            <w:pPr>
              <w:spacing w:line="276" w:lineRule="auto"/>
              <w:rPr>
                <w:del w:id="554" w:author="USER" w:date="2026-04-16T15:33:00Z"/>
                <w:rFonts w:ascii="Times New Roman" w:hAnsi="Times New Roman" w:cs="Times New Roman"/>
                <w:lang w:val="en-IN"/>
              </w:rPr>
              <w:pPrChange w:id="555" w:author="USER" w:date="2026-04-16T15:33:00Z">
                <w:pPr>
                  <w:spacing w:after="160" w:line="276" w:lineRule="auto"/>
                </w:pPr>
              </w:pPrChange>
            </w:pPr>
            <w:del w:id="556" w:author="USER" w:date="2026-04-16T15:33:00Z">
              <w:r w:rsidRPr="006B5C08" w:rsidDel="00F33787">
                <w:rPr>
                  <w:rFonts w:ascii="Times New Roman" w:hAnsi="Times New Roman" w:cs="Times New Roman"/>
                  <w:lang w:val="en-IN"/>
                </w:rPr>
                <w:delText>Error and crash reports</w:delText>
              </w:r>
            </w:del>
          </w:p>
        </w:tc>
        <w:tc>
          <w:tcPr>
            <w:tcW w:w="1860" w:type="dxa"/>
          </w:tcPr>
          <w:p w14:paraId="48810708" w14:textId="347D6E74" w:rsidR="006B5C08" w:rsidRPr="006B5C08" w:rsidDel="00F33787" w:rsidRDefault="006B5C08">
            <w:pPr>
              <w:spacing w:line="276" w:lineRule="auto"/>
              <w:rPr>
                <w:del w:id="557" w:author="USER" w:date="2026-04-16T15:33:00Z"/>
                <w:rFonts w:ascii="Times New Roman" w:hAnsi="Times New Roman" w:cs="Times New Roman"/>
                <w:lang w:val="en-IN"/>
              </w:rPr>
              <w:pPrChange w:id="558" w:author="USER" w:date="2026-04-16T15:33:00Z">
                <w:pPr>
                  <w:spacing w:after="160" w:line="276" w:lineRule="auto"/>
                </w:pPr>
              </w:pPrChange>
            </w:pPr>
            <w:del w:id="559" w:author="USER" w:date="2026-04-16T15:33:00Z">
              <w:r w:rsidRPr="006B5C08" w:rsidDel="00F33787">
                <w:rPr>
                  <w:rFonts w:ascii="Times New Roman" w:hAnsi="Times New Roman" w:cs="Times New Roman"/>
                  <w:lang w:val="en-IN"/>
                </w:rPr>
                <w:delText>30 days from generation</w:delText>
              </w:r>
            </w:del>
          </w:p>
        </w:tc>
        <w:tc>
          <w:tcPr>
            <w:tcW w:w="2400" w:type="dxa"/>
          </w:tcPr>
          <w:p w14:paraId="18F79CFE" w14:textId="53F1E3BE" w:rsidR="006B5C08" w:rsidRPr="006B5C08" w:rsidDel="00F33787" w:rsidRDefault="006B5C08">
            <w:pPr>
              <w:spacing w:line="276" w:lineRule="auto"/>
              <w:rPr>
                <w:del w:id="560" w:author="USER" w:date="2026-04-16T15:33:00Z"/>
                <w:rFonts w:ascii="Times New Roman" w:hAnsi="Times New Roman" w:cs="Times New Roman"/>
                <w:lang w:val="en-IN"/>
              </w:rPr>
              <w:pPrChange w:id="561" w:author="USER" w:date="2026-04-16T15:33:00Z">
                <w:pPr>
                  <w:spacing w:after="160" w:line="276" w:lineRule="auto"/>
                </w:pPr>
              </w:pPrChange>
            </w:pPr>
            <w:del w:id="562" w:author="USER" w:date="2026-04-16T15:33:00Z">
              <w:r w:rsidRPr="006B5C08" w:rsidDel="00F33787">
                <w:rPr>
                  <w:rFonts w:ascii="Times New Roman" w:hAnsi="Times New Roman" w:cs="Times New Roman"/>
                  <w:lang w:val="en-IN"/>
                </w:rPr>
                <w:delText>Operational necessity for debugging and platform stability; no legal obligation for longer retention</w:delText>
              </w:r>
            </w:del>
          </w:p>
        </w:tc>
        <w:tc>
          <w:tcPr>
            <w:tcW w:w="3000" w:type="dxa"/>
          </w:tcPr>
          <w:p w14:paraId="6E4E8301" w14:textId="01BADE9F" w:rsidR="006B5C08" w:rsidRPr="006B5C08" w:rsidDel="00F33787" w:rsidRDefault="006B5C08">
            <w:pPr>
              <w:spacing w:line="276" w:lineRule="auto"/>
              <w:rPr>
                <w:del w:id="563" w:author="USER" w:date="2026-04-16T15:33:00Z"/>
                <w:rFonts w:ascii="Times New Roman" w:hAnsi="Times New Roman" w:cs="Times New Roman"/>
                <w:lang w:val="en-IN"/>
              </w:rPr>
              <w:pPrChange w:id="564" w:author="USER" w:date="2026-04-16T15:33:00Z">
                <w:pPr>
                  <w:spacing w:after="160" w:line="276" w:lineRule="auto"/>
                </w:pPr>
              </w:pPrChange>
            </w:pPr>
            <w:del w:id="565" w:author="USER" w:date="2026-04-16T15:33:00Z">
              <w:r w:rsidRPr="006B5C08" w:rsidDel="00F33787">
                <w:rPr>
                  <w:rFonts w:ascii="Times New Roman" w:hAnsi="Times New Roman" w:cs="Times New Roman"/>
                  <w:lang w:val="en-IN"/>
                </w:rPr>
                <w:delText>Auto-deleted after 30 days</w:delText>
              </w:r>
            </w:del>
          </w:p>
        </w:tc>
      </w:tr>
      <w:tr w:rsidR="006B5C08" w:rsidRPr="006B5C08" w:rsidDel="00F33787" w14:paraId="517DB10F" w14:textId="27872909" w:rsidTr="00C66A7A">
        <w:trPr>
          <w:del w:id="566" w:author="USER" w:date="2026-04-16T15:33:00Z"/>
        </w:trPr>
        <w:tc>
          <w:tcPr>
            <w:tcW w:w="2100" w:type="dxa"/>
          </w:tcPr>
          <w:p w14:paraId="2EDB589A" w14:textId="5798C81C" w:rsidR="006B5C08" w:rsidRPr="006B5C08" w:rsidDel="00F33787" w:rsidRDefault="006B5C08">
            <w:pPr>
              <w:spacing w:line="276" w:lineRule="auto"/>
              <w:rPr>
                <w:del w:id="567" w:author="USER" w:date="2026-04-16T15:33:00Z"/>
                <w:rFonts w:ascii="Times New Roman" w:hAnsi="Times New Roman" w:cs="Times New Roman"/>
                <w:lang w:val="en-IN"/>
              </w:rPr>
              <w:pPrChange w:id="568" w:author="USER" w:date="2026-04-16T15:33:00Z">
                <w:pPr>
                  <w:spacing w:after="160" w:line="276" w:lineRule="auto"/>
                </w:pPr>
              </w:pPrChange>
            </w:pPr>
            <w:del w:id="569" w:author="USER" w:date="2026-04-16T15:33:00Z">
              <w:r w:rsidRPr="006B5C08" w:rsidDel="00F33787">
                <w:rPr>
                  <w:rFonts w:ascii="Times New Roman" w:hAnsi="Times New Roman" w:cs="Times New Roman"/>
                  <w:lang w:val="en-IN"/>
                </w:rPr>
                <w:delText>Device and browser data collected during sessions</w:delText>
              </w:r>
            </w:del>
          </w:p>
        </w:tc>
        <w:tc>
          <w:tcPr>
            <w:tcW w:w="1860" w:type="dxa"/>
          </w:tcPr>
          <w:p w14:paraId="2FE2CE55" w14:textId="1B41B42A" w:rsidR="006B5C08" w:rsidRPr="006B5C08" w:rsidDel="00F33787" w:rsidRDefault="006B5C08">
            <w:pPr>
              <w:spacing w:line="276" w:lineRule="auto"/>
              <w:rPr>
                <w:del w:id="570" w:author="USER" w:date="2026-04-16T15:33:00Z"/>
                <w:rFonts w:ascii="Times New Roman" w:hAnsi="Times New Roman" w:cs="Times New Roman"/>
                <w:lang w:val="en-IN"/>
              </w:rPr>
              <w:pPrChange w:id="571" w:author="USER" w:date="2026-04-16T15:33:00Z">
                <w:pPr>
                  <w:spacing w:after="160" w:line="276" w:lineRule="auto"/>
                </w:pPr>
              </w:pPrChange>
            </w:pPr>
            <w:del w:id="572" w:author="USER" w:date="2026-04-16T15:33:00Z">
              <w:r w:rsidRPr="006B5C08" w:rsidDel="00F33787">
                <w:rPr>
                  <w:rFonts w:ascii="Times New Roman" w:hAnsi="Times New Roman" w:cs="Times New Roman"/>
                  <w:lang w:val="en-IN"/>
                </w:rPr>
                <w:delText>90 days from collection</w:delText>
              </w:r>
            </w:del>
          </w:p>
        </w:tc>
        <w:tc>
          <w:tcPr>
            <w:tcW w:w="2400" w:type="dxa"/>
          </w:tcPr>
          <w:p w14:paraId="2B126A2C" w14:textId="42A96881" w:rsidR="006B5C08" w:rsidRPr="006B5C08" w:rsidDel="00F33787" w:rsidRDefault="006B5C08">
            <w:pPr>
              <w:spacing w:line="276" w:lineRule="auto"/>
              <w:rPr>
                <w:del w:id="573" w:author="USER" w:date="2026-04-16T15:33:00Z"/>
                <w:rFonts w:ascii="Times New Roman" w:hAnsi="Times New Roman" w:cs="Times New Roman"/>
                <w:lang w:val="en-IN"/>
              </w:rPr>
              <w:pPrChange w:id="574" w:author="USER" w:date="2026-04-16T15:33:00Z">
                <w:pPr>
                  <w:spacing w:after="160" w:line="276" w:lineRule="auto"/>
                </w:pPr>
              </w:pPrChange>
            </w:pPr>
            <w:del w:id="575" w:author="USER" w:date="2026-04-16T15:33:00Z">
              <w:r w:rsidRPr="006B5C08" w:rsidDel="00F33787">
                <w:rPr>
                  <w:rFonts w:ascii="Times New Roman" w:hAnsi="Times New Roman" w:cs="Times New Roman"/>
                  <w:lang w:val="en-IN"/>
                </w:rPr>
                <w:delText>Security monitoring and fraud prevention; auto-deleted thereafter</w:delText>
              </w:r>
            </w:del>
          </w:p>
        </w:tc>
        <w:tc>
          <w:tcPr>
            <w:tcW w:w="3000" w:type="dxa"/>
          </w:tcPr>
          <w:p w14:paraId="7C7FE4E9" w14:textId="3C29B811" w:rsidR="006B5C08" w:rsidRPr="006B5C08" w:rsidDel="00F33787" w:rsidRDefault="006B5C08">
            <w:pPr>
              <w:spacing w:line="276" w:lineRule="auto"/>
              <w:rPr>
                <w:del w:id="576" w:author="USER" w:date="2026-04-16T15:33:00Z"/>
                <w:rFonts w:ascii="Times New Roman" w:hAnsi="Times New Roman" w:cs="Times New Roman"/>
                <w:lang w:val="en-IN"/>
              </w:rPr>
              <w:pPrChange w:id="577" w:author="USER" w:date="2026-04-16T15:33:00Z">
                <w:pPr>
                  <w:spacing w:after="160" w:line="276" w:lineRule="auto"/>
                </w:pPr>
              </w:pPrChange>
            </w:pPr>
            <w:del w:id="578" w:author="USER" w:date="2026-04-16T15:33:00Z">
              <w:r w:rsidRPr="006B5C08" w:rsidDel="00F33787">
                <w:rPr>
                  <w:rFonts w:ascii="Times New Roman" w:hAnsi="Times New Roman" w:cs="Times New Roman"/>
                  <w:lang w:val="en-IN"/>
                </w:rPr>
                <w:delText>No during 90-day period; auto-deleted after</w:delText>
              </w:r>
            </w:del>
          </w:p>
        </w:tc>
      </w:tr>
      <w:tr w:rsidR="006B5C08" w:rsidRPr="006B5C08" w:rsidDel="00F33787" w14:paraId="748BC07B" w14:textId="41FA20FB" w:rsidTr="00C66A7A">
        <w:trPr>
          <w:del w:id="579" w:author="USER" w:date="2026-04-16T15:33:00Z"/>
        </w:trPr>
        <w:tc>
          <w:tcPr>
            <w:tcW w:w="2100" w:type="dxa"/>
          </w:tcPr>
          <w:p w14:paraId="5DFE7460" w14:textId="073E1557" w:rsidR="006B5C08" w:rsidRPr="006B5C08" w:rsidDel="00F33787" w:rsidRDefault="006B5C08">
            <w:pPr>
              <w:spacing w:line="276" w:lineRule="auto"/>
              <w:rPr>
                <w:del w:id="580" w:author="USER" w:date="2026-04-16T15:33:00Z"/>
                <w:rFonts w:ascii="Times New Roman" w:hAnsi="Times New Roman" w:cs="Times New Roman"/>
                <w:lang w:val="en-IN"/>
              </w:rPr>
              <w:pPrChange w:id="581" w:author="USER" w:date="2026-04-16T15:33:00Z">
                <w:pPr>
                  <w:spacing w:after="160" w:line="276" w:lineRule="auto"/>
                </w:pPr>
              </w:pPrChange>
            </w:pPr>
            <w:del w:id="582" w:author="USER" w:date="2026-04-16T15:33:00Z">
              <w:r w:rsidRPr="006B5C08" w:rsidDel="00F33787">
                <w:rPr>
                  <w:rFonts w:ascii="Times New Roman" w:hAnsi="Times New Roman" w:cs="Times New Roman"/>
                  <w:lang w:val="en-IN"/>
                </w:rPr>
                <w:delText>API call logs (third-party AI service interactions)</w:delText>
              </w:r>
            </w:del>
          </w:p>
        </w:tc>
        <w:tc>
          <w:tcPr>
            <w:tcW w:w="1860" w:type="dxa"/>
          </w:tcPr>
          <w:p w14:paraId="05C35E3F" w14:textId="73C560A0" w:rsidR="006B5C08" w:rsidRPr="006B5C08" w:rsidDel="00F33787" w:rsidRDefault="006B5C08">
            <w:pPr>
              <w:spacing w:line="276" w:lineRule="auto"/>
              <w:rPr>
                <w:del w:id="583" w:author="USER" w:date="2026-04-16T15:33:00Z"/>
                <w:rFonts w:ascii="Times New Roman" w:hAnsi="Times New Roman" w:cs="Times New Roman"/>
                <w:lang w:val="en-IN"/>
              </w:rPr>
              <w:pPrChange w:id="584" w:author="USER" w:date="2026-04-16T15:33:00Z">
                <w:pPr>
                  <w:spacing w:after="160" w:line="276" w:lineRule="auto"/>
                </w:pPr>
              </w:pPrChange>
            </w:pPr>
            <w:del w:id="585" w:author="USER" w:date="2026-04-16T15:33:00Z">
              <w:r w:rsidRPr="006B5C08" w:rsidDel="00F33787">
                <w:rPr>
                  <w:rFonts w:ascii="Times New Roman" w:hAnsi="Times New Roman" w:cs="Times New Roman"/>
                  <w:lang w:val="en-IN"/>
                </w:rPr>
                <w:delText>90 days from generation</w:delText>
              </w:r>
            </w:del>
          </w:p>
        </w:tc>
        <w:tc>
          <w:tcPr>
            <w:tcW w:w="2400" w:type="dxa"/>
          </w:tcPr>
          <w:p w14:paraId="3303426C" w14:textId="7618D8E7" w:rsidR="006B5C08" w:rsidRPr="006B5C08" w:rsidDel="00F33787" w:rsidRDefault="006B5C08">
            <w:pPr>
              <w:spacing w:line="276" w:lineRule="auto"/>
              <w:rPr>
                <w:del w:id="586" w:author="USER" w:date="2026-04-16T15:33:00Z"/>
                <w:rFonts w:ascii="Times New Roman" w:hAnsi="Times New Roman" w:cs="Times New Roman"/>
                <w:lang w:val="en-IN"/>
              </w:rPr>
              <w:pPrChange w:id="587" w:author="USER" w:date="2026-04-16T15:33:00Z">
                <w:pPr>
                  <w:spacing w:after="160" w:line="276" w:lineRule="auto"/>
                </w:pPr>
              </w:pPrChange>
            </w:pPr>
            <w:del w:id="588" w:author="USER" w:date="2026-04-16T15:33:00Z">
              <w:r w:rsidRPr="006B5C08" w:rsidDel="00F33787">
                <w:rPr>
                  <w:rFonts w:ascii="Times New Roman" w:hAnsi="Times New Roman" w:cs="Times New Roman"/>
                  <w:lang w:val="en-IN"/>
                </w:rPr>
                <w:delText>Security monitoring; CERT-In Directions 2022; contractual audit trail requirements with third-party providers</w:delText>
              </w:r>
            </w:del>
          </w:p>
        </w:tc>
        <w:tc>
          <w:tcPr>
            <w:tcW w:w="3000" w:type="dxa"/>
          </w:tcPr>
          <w:p w14:paraId="1F17F12B" w14:textId="3245FCA5" w:rsidR="006B5C08" w:rsidRPr="006B5C08" w:rsidDel="00F33787" w:rsidRDefault="006B5C08">
            <w:pPr>
              <w:spacing w:line="276" w:lineRule="auto"/>
              <w:rPr>
                <w:del w:id="589" w:author="USER" w:date="2026-04-16T15:33:00Z"/>
                <w:rFonts w:ascii="Times New Roman" w:hAnsi="Times New Roman" w:cs="Times New Roman"/>
                <w:lang w:val="en-IN"/>
              </w:rPr>
              <w:pPrChange w:id="590" w:author="USER" w:date="2026-04-16T15:33:00Z">
                <w:pPr>
                  <w:spacing w:after="160" w:line="276" w:lineRule="auto"/>
                </w:pPr>
              </w:pPrChange>
            </w:pPr>
            <w:del w:id="591" w:author="USER" w:date="2026-04-16T15:33:00Z">
              <w:r w:rsidRPr="006B5C08" w:rsidDel="00F33787">
                <w:rPr>
                  <w:rFonts w:ascii="Times New Roman" w:hAnsi="Times New Roman" w:cs="Times New Roman"/>
                  <w:lang w:val="en-IN"/>
                </w:rPr>
                <w:delText>No during 90-day period</w:delText>
              </w:r>
            </w:del>
          </w:p>
        </w:tc>
      </w:tr>
      <w:tr w:rsidR="006B5C08" w:rsidRPr="006B5C08" w:rsidDel="00F33787" w14:paraId="0C2A6030" w14:textId="103E4F96" w:rsidTr="00C66A7A">
        <w:trPr>
          <w:del w:id="592" w:author="USER" w:date="2026-04-16T15:33:00Z"/>
        </w:trPr>
        <w:tc>
          <w:tcPr>
            <w:tcW w:w="2100" w:type="dxa"/>
          </w:tcPr>
          <w:p w14:paraId="306421ED" w14:textId="4F4CC728" w:rsidR="006B5C08" w:rsidRPr="006B5C08" w:rsidDel="00F33787" w:rsidRDefault="006B5C08">
            <w:pPr>
              <w:spacing w:line="276" w:lineRule="auto"/>
              <w:rPr>
                <w:del w:id="593" w:author="USER" w:date="2026-04-16T15:33:00Z"/>
                <w:rFonts w:ascii="Times New Roman" w:hAnsi="Times New Roman" w:cs="Times New Roman"/>
                <w:lang w:val="en-IN"/>
              </w:rPr>
              <w:pPrChange w:id="594" w:author="USER" w:date="2026-04-16T15:33:00Z">
                <w:pPr>
                  <w:spacing w:after="160" w:line="276" w:lineRule="auto"/>
                </w:pPr>
              </w:pPrChange>
            </w:pPr>
            <w:del w:id="595" w:author="USER" w:date="2026-04-16T15:33:00Z">
              <w:r w:rsidRPr="006B5C08" w:rsidDel="00F33787">
                <w:rPr>
                  <w:rFonts w:ascii="Times New Roman" w:hAnsi="Times New Roman" w:cs="Times New Roman"/>
                  <w:lang w:val="en-IN"/>
                </w:rPr>
                <w:delText>Consent records (timestamp, version of notice presented, user action)</w:delText>
              </w:r>
            </w:del>
          </w:p>
        </w:tc>
        <w:tc>
          <w:tcPr>
            <w:tcW w:w="1860" w:type="dxa"/>
          </w:tcPr>
          <w:p w14:paraId="0C764283" w14:textId="4F811DC0" w:rsidR="006B5C08" w:rsidRPr="006B5C08" w:rsidDel="00F33787" w:rsidRDefault="006B5C08">
            <w:pPr>
              <w:spacing w:line="276" w:lineRule="auto"/>
              <w:rPr>
                <w:del w:id="596" w:author="USER" w:date="2026-04-16T15:33:00Z"/>
                <w:rFonts w:ascii="Times New Roman" w:hAnsi="Times New Roman" w:cs="Times New Roman"/>
                <w:lang w:val="en-IN"/>
              </w:rPr>
              <w:pPrChange w:id="597" w:author="USER" w:date="2026-04-16T15:33:00Z">
                <w:pPr>
                  <w:spacing w:after="160" w:line="276" w:lineRule="auto"/>
                </w:pPr>
              </w:pPrChange>
            </w:pPr>
            <w:del w:id="598" w:author="USER" w:date="2026-04-16T15:33:00Z">
              <w:r w:rsidRPr="006B5C08" w:rsidDel="00F33787">
                <w:rPr>
                  <w:rFonts w:ascii="Times New Roman" w:hAnsi="Times New Roman" w:cs="Times New Roman"/>
                  <w:lang w:val="en-IN"/>
                </w:rPr>
                <w:delText>Duration of processing activity + 5 years</w:delText>
              </w:r>
            </w:del>
          </w:p>
        </w:tc>
        <w:tc>
          <w:tcPr>
            <w:tcW w:w="2400" w:type="dxa"/>
          </w:tcPr>
          <w:p w14:paraId="2FE26505" w14:textId="275F2EE3" w:rsidR="006B5C08" w:rsidRPr="006B5C08" w:rsidDel="00F33787" w:rsidRDefault="006B5C08">
            <w:pPr>
              <w:spacing w:line="276" w:lineRule="auto"/>
              <w:rPr>
                <w:del w:id="599" w:author="USER" w:date="2026-04-16T15:33:00Z"/>
                <w:rFonts w:ascii="Times New Roman" w:hAnsi="Times New Roman" w:cs="Times New Roman"/>
                <w:lang w:val="en-IN"/>
              </w:rPr>
              <w:pPrChange w:id="600" w:author="USER" w:date="2026-04-16T15:33:00Z">
                <w:pPr>
                  <w:spacing w:after="160" w:line="276" w:lineRule="auto"/>
                </w:pPr>
              </w:pPrChange>
            </w:pPr>
            <w:del w:id="601" w:author="USER" w:date="2026-04-16T15:33:00Z">
              <w:r w:rsidRPr="006B5C08" w:rsidDel="00F33787">
                <w:rPr>
                  <w:rFonts w:ascii="Times New Roman" w:hAnsi="Times New Roman" w:cs="Times New Roman"/>
                  <w:lang w:val="en-IN"/>
                </w:rPr>
                <w:delText>DPDPA 2023  evidence of valid consent is required to demonstrate compliance; Data Protection Board enforcement</w:delText>
              </w:r>
            </w:del>
          </w:p>
        </w:tc>
        <w:tc>
          <w:tcPr>
            <w:tcW w:w="3000" w:type="dxa"/>
          </w:tcPr>
          <w:p w14:paraId="1B4A4AF5" w14:textId="6B46A53F" w:rsidR="006B5C08" w:rsidRPr="006B5C08" w:rsidDel="00F33787" w:rsidRDefault="006B5C08">
            <w:pPr>
              <w:spacing w:line="276" w:lineRule="auto"/>
              <w:rPr>
                <w:del w:id="602" w:author="USER" w:date="2026-04-16T15:33:00Z"/>
                <w:rFonts w:ascii="Times New Roman" w:hAnsi="Times New Roman" w:cs="Times New Roman"/>
                <w:lang w:val="en-IN"/>
              </w:rPr>
              <w:pPrChange w:id="603" w:author="USER" w:date="2026-04-16T15:33:00Z">
                <w:pPr>
                  <w:spacing w:after="160" w:line="276" w:lineRule="auto"/>
                </w:pPr>
              </w:pPrChange>
            </w:pPr>
            <w:del w:id="604" w:author="USER" w:date="2026-04-16T15:33:00Z">
              <w:r w:rsidRPr="006B5C08" w:rsidDel="00F33787">
                <w:rPr>
                  <w:rFonts w:ascii="Times New Roman" w:hAnsi="Times New Roman" w:cs="Times New Roman"/>
                  <w:lang w:val="en-IN"/>
                </w:rPr>
                <w:delText>No  consent records must be retained to prove lawful processing</w:delText>
              </w:r>
            </w:del>
          </w:p>
        </w:tc>
      </w:tr>
      <w:tr w:rsidR="006B5C08" w:rsidRPr="006B5C08" w:rsidDel="00F33787" w14:paraId="4857D345" w14:textId="5F1D1A68" w:rsidTr="00C66A7A">
        <w:trPr>
          <w:del w:id="605" w:author="USER" w:date="2026-04-16T15:33:00Z"/>
        </w:trPr>
        <w:tc>
          <w:tcPr>
            <w:tcW w:w="2100" w:type="dxa"/>
          </w:tcPr>
          <w:p w14:paraId="50B8DA58" w14:textId="417FDDF9" w:rsidR="006B5C08" w:rsidRPr="006B5C08" w:rsidDel="00F33787" w:rsidRDefault="006B5C08">
            <w:pPr>
              <w:spacing w:line="276" w:lineRule="auto"/>
              <w:rPr>
                <w:del w:id="606" w:author="USER" w:date="2026-04-16T15:33:00Z"/>
                <w:rFonts w:ascii="Times New Roman" w:hAnsi="Times New Roman" w:cs="Times New Roman"/>
                <w:lang w:val="en-IN"/>
              </w:rPr>
              <w:pPrChange w:id="607" w:author="USER" w:date="2026-04-16T15:33:00Z">
                <w:pPr>
                  <w:spacing w:after="160" w:line="276" w:lineRule="auto"/>
                </w:pPr>
              </w:pPrChange>
            </w:pPr>
            <w:del w:id="608" w:author="USER" w:date="2026-04-16T15:33:00Z">
              <w:r w:rsidRPr="006B5C08" w:rsidDel="00F33787">
                <w:rPr>
                  <w:rFonts w:ascii="Times New Roman" w:hAnsi="Times New Roman" w:cs="Times New Roman"/>
                  <w:lang w:val="en-IN"/>
                </w:rPr>
                <w:delText>Cookie consent records</w:delText>
              </w:r>
            </w:del>
          </w:p>
        </w:tc>
        <w:tc>
          <w:tcPr>
            <w:tcW w:w="1860" w:type="dxa"/>
          </w:tcPr>
          <w:p w14:paraId="5E9D31B1" w14:textId="617360F0" w:rsidR="006B5C08" w:rsidRPr="006B5C08" w:rsidDel="00F33787" w:rsidRDefault="006B5C08">
            <w:pPr>
              <w:spacing w:line="276" w:lineRule="auto"/>
              <w:rPr>
                <w:del w:id="609" w:author="USER" w:date="2026-04-16T15:33:00Z"/>
                <w:rFonts w:ascii="Times New Roman" w:hAnsi="Times New Roman" w:cs="Times New Roman"/>
                <w:lang w:val="en-IN"/>
              </w:rPr>
              <w:pPrChange w:id="610" w:author="USER" w:date="2026-04-16T15:33:00Z">
                <w:pPr>
                  <w:spacing w:after="160" w:line="276" w:lineRule="auto"/>
                </w:pPr>
              </w:pPrChange>
            </w:pPr>
            <w:del w:id="611" w:author="USER" w:date="2026-04-16T15:33:00Z">
              <w:r w:rsidRPr="006B5C08" w:rsidDel="00F33787">
                <w:rPr>
                  <w:rFonts w:ascii="Times New Roman" w:hAnsi="Times New Roman" w:cs="Times New Roman"/>
                  <w:lang w:val="en-IN"/>
                </w:rPr>
                <w:delText>3 years from the date of consent</w:delText>
              </w:r>
            </w:del>
          </w:p>
        </w:tc>
        <w:tc>
          <w:tcPr>
            <w:tcW w:w="2400" w:type="dxa"/>
          </w:tcPr>
          <w:p w14:paraId="4F883754" w14:textId="225ABBF8" w:rsidR="006B5C08" w:rsidRPr="006B5C08" w:rsidDel="00F33787" w:rsidRDefault="006B5C08">
            <w:pPr>
              <w:spacing w:line="276" w:lineRule="auto"/>
              <w:rPr>
                <w:del w:id="612" w:author="USER" w:date="2026-04-16T15:33:00Z"/>
                <w:rFonts w:ascii="Times New Roman" w:hAnsi="Times New Roman" w:cs="Times New Roman"/>
                <w:lang w:val="en-IN"/>
              </w:rPr>
              <w:pPrChange w:id="613" w:author="USER" w:date="2026-04-16T15:33:00Z">
                <w:pPr>
                  <w:spacing w:after="160" w:line="276" w:lineRule="auto"/>
                </w:pPr>
              </w:pPrChange>
            </w:pPr>
            <w:del w:id="614" w:author="USER" w:date="2026-04-16T15:33:00Z">
              <w:r w:rsidRPr="006B5C08" w:rsidDel="00F33787">
                <w:rPr>
                  <w:rFonts w:ascii="Times New Roman" w:hAnsi="Times New Roman" w:cs="Times New Roman"/>
                  <w:lang w:val="en-IN"/>
                </w:rPr>
                <w:delText>Evidence of compliance with DPDPA 2023 consent requirements</w:delText>
              </w:r>
            </w:del>
          </w:p>
        </w:tc>
        <w:tc>
          <w:tcPr>
            <w:tcW w:w="3000" w:type="dxa"/>
          </w:tcPr>
          <w:p w14:paraId="37BF7E2A" w14:textId="0DE9D856" w:rsidR="006B5C08" w:rsidRPr="006B5C08" w:rsidDel="00F33787" w:rsidRDefault="006B5C08">
            <w:pPr>
              <w:spacing w:line="276" w:lineRule="auto"/>
              <w:rPr>
                <w:del w:id="615" w:author="USER" w:date="2026-04-16T15:33:00Z"/>
                <w:rFonts w:ascii="Times New Roman" w:hAnsi="Times New Roman" w:cs="Times New Roman"/>
                <w:lang w:val="en-IN"/>
              </w:rPr>
              <w:pPrChange w:id="616" w:author="USER" w:date="2026-04-16T15:33:00Z">
                <w:pPr>
                  <w:spacing w:after="160" w:line="276" w:lineRule="auto"/>
                </w:pPr>
              </w:pPrChange>
            </w:pPr>
            <w:del w:id="617" w:author="USER" w:date="2026-04-16T15:33:00Z">
              <w:r w:rsidRPr="006B5C08" w:rsidDel="00F33787">
                <w:rPr>
                  <w:rFonts w:ascii="Times New Roman" w:hAnsi="Times New Roman" w:cs="Times New Roman"/>
                  <w:lang w:val="en-IN"/>
                </w:rPr>
                <w:delText>No during 3-year period</w:delText>
              </w:r>
            </w:del>
          </w:p>
        </w:tc>
      </w:tr>
    </w:tbl>
    <w:p w14:paraId="6C50D8E1" w14:textId="7A8AE656" w:rsidR="006B5C08" w:rsidRPr="006B5C08" w:rsidDel="00F33787" w:rsidRDefault="006B5C08">
      <w:pPr>
        <w:spacing w:line="276" w:lineRule="auto"/>
        <w:rPr>
          <w:del w:id="618" w:author="USER" w:date="2026-04-16T15:33:00Z"/>
          <w:rFonts w:ascii="Times New Roman" w:hAnsi="Times New Roman" w:cs="Times New Roman"/>
          <w:lang w:val="en-IN"/>
        </w:rPr>
      </w:pPr>
      <w:del w:id="619" w:author="USER" w:date="2026-04-16T15:33:00Z">
        <w:r w:rsidRPr="006B5C08" w:rsidDel="00F33787">
          <w:rPr>
            <w:rFonts w:ascii="Times New Roman" w:hAnsi="Times New Roman" w:cs="Times New Roman"/>
            <w:lang w:val="en-IN"/>
          </w:rPr>
          <w:delText xml:space="preserve"> </w:delText>
        </w:r>
      </w:del>
    </w:p>
    <w:p w14:paraId="749D0F45" w14:textId="3DB37A49" w:rsidR="006B5C08" w:rsidRPr="006B5C08" w:rsidDel="00F33787" w:rsidRDefault="006B5C08">
      <w:pPr>
        <w:spacing w:line="276" w:lineRule="auto"/>
        <w:rPr>
          <w:del w:id="620" w:author="USER" w:date="2026-04-16T15:33:00Z"/>
          <w:rFonts w:ascii="Times New Roman" w:hAnsi="Times New Roman" w:cs="Times New Roman"/>
          <w:i/>
          <w:iCs/>
          <w:u w:val="single"/>
          <w:lang w:val="en-IN"/>
        </w:rPr>
      </w:pPr>
      <w:del w:id="621" w:author="USER" w:date="2026-04-16T15:33:00Z">
        <w:r w:rsidRPr="006B5C08" w:rsidDel="00F33787">
          <w:rPr>
            <w:rFonts w:ascii="Times New Roman" w:hAnsi="Times New Roman" w:cs="Times New Roman"/>
            <w:i/>
            <w:iCs/>
            <w:u w:val="single"/>
            <w:lang w:val="en-IN"/>
          </w:rPr>
          <w:delText>Communication and Support Data</w:delText>
        </w:r>
      </w:del>
    </w:p>
    <w:tbl>
      <w:tblPr>
        <w:tblStyle w:val="TableGrid"/>
        <w:tblW w:w="9360" w:type="dxa"/>
        <w:tblLook w:val="04A0" w:firstRow="1" w:lastRow="0" w:firstColumn="1" w:lastColumn="0" w:noHBand="0" w:noVBand="1"/>
      </w:tblPr>
      <w:tblGrid>
        <w:gridCol w:w="2100"/>
        <w:gridCol w:w="1860"/>
        <w:gridCol w:w="2400"/>
        <w:gridCol w:w="3000"/>
      </w:tblGrid>
      <w:tr w:rsidR="006B5C08" w:rsidRPr="006B5C08" w:rsidDel="00F33787" w14:paraId="44A7877B" w14:textId="0A379C1A" w:rsidTr="00C66A7A">
        <w:trPr>
          <w:del w:id="622" w:author="USER" w:date="2026-04-16T15:33:00Z"/>
        </w:trPr>
        <w:tc>
          <w:tcPr>
            <w:tcW w:w="2100" w:type="dxa"/>
          </w:tcPr>
          <w:p w14:paraId="485FBAAF" w14:textId="74FF7859" w:rsidR="006B5C08" w:rsidRPr="006B5C08" w:rsidDel="00F33787" w:rsidRDefault="006B5C08">
            <w:pPr>
              <w:spacing w:line="276" w:lineRule="auto"/>
              <w:rPr>
                <w:del w:id="623" w:author="USER" w:date="2026-04-16T15:33:00Z"/>
                <w:rFonts w:ascii="Times New Roman" w:hAnsi="Times New Roman" w:cs="Times New Roman"/>
                <w:lang w:val="en-IN"/>
              </w:rPr>
              <w:pPrChange w:id="624" w:author="USER" w:date="2026-04-16T15:33:00Z">
                <w:pPr>
                  <w:spacing w:after="160" w:line="276" w:lineRule="auto"/>
                </w:pPr>
              </w:pPrChange>
            </w:pPr>
            <w:del w:id="625" w:author="USER" w:date="2026-04-16T15:33:00Z">
              <w:r w:rsidRPr="006B5C08" w:rsidDel="00F33787">
                <w:rPr>
                  <w:rFonts w:ascii="Times New Roman" w:hAnsi="Times New Roman" w:cs="Times New Roman"/>
                  <w:b/>
                  <w:bCs/>
                  <w:lang w:val="en-IN"/>
                </w:rPr>
                <w:delText>Data Category</w:delText>
              </w:r>
            </w:del>
          </w:p>
        </w:tc>
        <w:tc>
          <w:tcPr>
            <w:tcW w:w="1860" w:type="dxa"/>
          </w:tcPr>
          <w:p w14:paraId="1B89A5B7" w14:textId="5B286096" w:rsidR="006B5C08" w:rsidRPr="006B5C08" w:rsidDel="00F33787" w:rsidRDefault="006B5C08">
            <w:pPr>
              <w:spacing w:line="276" w:lineRule="auto"/>
              <w:rPr>
                <w:del w:id="626" w:author="USER" w:date="2026-04-16T15:33:00Z"/>
                <w:rFonts w:ascii="Times New Roman" w:hAnsi="Times New Roman" w:cs="Times New Roman"/>
                <w:lang w:val="en-IN"/>
              </w:rPr>
              <w:pPrChange w:id="627" w:author="USER" w:date="2026-04-16T15:33:00Z">
                <w:pPr>
                  <w:spacing w:after="160" w:line="276" w:lineRule="auto"/>
                </w:pPr>
              </w:pPrChange>
            </w:pPr>
            <w:del w:id="628" w:author="USER" w:date="2026-04-16T15:33:00Z">
              <w:r w:rsidRPr="006B5C08" w:rsidDel="00F33787">
                <w:rPr>
                  <w:rFonts w:ascii="Times New Roman" w:hAnsi="Times New Roman" w:cs="Times New Roman"/>
                  <w:b/>
                  <w:bCs/>
                  <w:lang w:val="en-IN"/>
                </w:rPr>
                <w:delText>Retention Period</w:delText>
              </w:r>
            </w:del>
          </w:p>
        </w:tc>
        <w:tc>
          <w:tcPr>
            <w:tcW w:w="2400" w:type="dxa"/>
          </w:tcPr>
          <w:p w14:paraId="0AA724AA" w14:textId="38FCFB67" w:rsidR="006B5C08" w:rsidRPr="006B5C08" w:rsidDel="00F33787" w:rsidRDefault="006B5C08">
            <w:pPr>
              <w:spacing w:line="276" w:lineRule="auto"/>
              <w:rPr>
                <w:del w:id="629" w:author="USER" w:date="2026-04-16T15:33:00Z"/>
                <w:rFonts w:ascii="Times New Roman" w:hAnsi="Times New Roman" w:cs="Times New Roman"/>
                <w:lang w:val="en-IN"/>
              </w:rPr>
              <w:pPrChange w:id="630" w:author="USER" w:date="2026-04-16T15:33:00Z">
                <w:pPr>
                  <w:spacing w:after="160" w:line="276" w:lineRule="auto"/>
                </w:pPr>
              </w:pPrChange>
            </w:pPr>
            <w:del w:id="631" w:author="USER" w:date="2026-04-16T15:33:00Z">
              <w:r w:rsidRPr="006B5C08" w:rsidDel="00F33787">
                <w:rPr>
                  <w:rFonts w:ascii="Times New Roman" w:hAnsi="Times New Roman" w:cs="Times New Roman"/>
                  <w:b/>
                  <w:bCs/>
                  <w:lang w:val="en-IN"/>
                </w:rPr>
                <w:delText>Legal Basis / Reason</w:delText>
              </w:r>
            </w:del>
          </w:p>
        </w:tc>
        <w:tc>
          <w:tcPr>
            <w:tcW w:w="3000" w:type="dxa"/>
          </w:tcPr>
          <w:p w14:paraId="493656AA" w14:textId="1991D225" w:rsidR="006B5C08" w:rsidRPr="006B5C08" w:rsidDel="00F33787" w:rsidRDefault="006B5C08">
            <w:pPr>
              <w:spacing w:line="276" w:lineRule="auto"/>
              <w:rPr>
                <w:del w:id="632" w:author="USER" w:date="2026-04-16T15:33:00Z"/>
                <w:rFonts w:ascii="Times New Roman" w:hAnsi="Times New Roman" w:cs="Times New Roman"/>
                <w:lang w:val="en-IN"/>
              </w:rPr>
              <w:pPrChange w:id="633" w:author="USER" w:date="2026-04-16T15:33:00Z">
                <w:pPr>
                  <w:spacing w:after="160" w:line="276" w:lineRule="auto"/>
                </w:pPr>
              </w:pPrChange>
            </w:pPr>
            <w:del w:id="634" w:author="USER" w:date="2026-04-16T15:33:00Z">
              <w:r w:rsidRPr="006B5C08" w:rsidDel="00F33787">
                <w:rPr>
                  <w:rFonts w:ascii="Times New Roman" w:hAnsi="Times New Roman" w:cs="Times New Roman"/>
                  <w:b/>
                  <w:bCs/>
                  <w:lang w:val="en-IN"/>
                </w:rPr>
                <w:delText>Deletion on Request?</w:delText>
              </w:r>
            </w:del>
          </w:p>
        </w:tc>
      </w:tr>
      <w:tr w:rsidR="006B5C08" w:rsidRPr="006B5C08" w:rsidDel="00F33787" w14:paraId="1C7DB327" w14:textId="45557EBC" w:rsidTr="00C66A7A">
        <w:trPr>
          <w:del w:id="635" w:author="USER" w:date="2026-04-16T15:33:00Z"/>
        </w:trPr>
        <w:tc>
          <w:tcPr>
            <w:tcW w:w="2100" w:type="dxa"/>
          </w:tcPr>
          <w:p w14:paraId="6A055DB6" w14:textId="126C4FF0" w:rsidR="006B5C08" w:rsidRPr="006B5C08" w:rsidDel="00F33787" w:rsidRDefault="006B5C08">
            <w:pPr>
              <w:spacing w:line="276" w:lineRule="auto"/>
              <w:rPr>
                <w:del w:id="636" w:author="USER" w:date="2026-04-16T15:33:00Z"/>
                <w:rFonts w:ascii="Times New Roman" w:hAnsi="Times New Roman" w:cs="Times New Roman"/>
                <w:lang w:val="en-IN"/>
              </w:rPr>
              <w:pPrChange w:id="637" w:author="USER" w:date="2026-04-16T15:33:00Z">
                <w:pPr>
                  <w:spacing w:after="160" w:line="276" w:lineRule="auto"/>
                </w:pPr>
              </w:pPrChange>
            </w:pPr>
            <w:del w:id="638" w:author="USER" w:date="2026-04-16T15:33:00Z">
              <w:r w:rsidRPr="006B5C08" w:rsidDel="00F33787">
                <w:rPr>
                  <w:rFonts w:ascii="Times New Roman" w:hAnsi="Times New Roman" w:cs="Times New Roman"/>
                  <w:lang w:val="en-IN"/>
                </w:rPr>
                <w:delText>Customer support communications (emails, chat logs, tickets)</w:delText>
              </w:r>
            </w:del>
          </w:p>
        </w:tc>
        <w:tc>
          <w:tcPr>
            <w:tcW w:w="1860" w:type="dxa"/>
          </w:tcPr>
          <w:p w14:paraId="6AE8FBC3" w14:textId="60437065" w:rsidR="006B5C08" w:rsidRPr="006B5C08" w:rsidDel="00F33787" w:rsidRDefault="006B5C08">
            <w:pPr>
              <w:spacing w:line="276" w:lineRule="auto"/>
              <w:rPr>
                <w:del w:id="639" w:author="USER" w:date="2026-04-16T15:33:00Z"/>
                <w:rFonts w:ascii="Times New Roman" w:hAnsi="Times New Roman" w:cs="Times New Roman"/>
                <w:lang w:val="en-IN"/>
              </w:rPr>
              <w:pPrChange w:id="640" w:author="USER" w:date="2026-04-16T15:33:00Z">
                <w:pPr>
                  <w:spacing w:after="160" w:line="276" w:lineRule="auto"/>
                </w:pPr>
              </w:pPrChange>
            </w:pPr>
            <w:del w:id="641" w:author="USER" w:date="2026-04-16T15:33:00Z">
              <w:r w:rsidRPr="006B5C08" w:rsidDel="00F33787">
                <w:rPr>
                  <w:rFonts w:ascii="Times New Roman" w:hAnsi="Times New Roman" w:cs="Times New Roman"/>
                  <w:lang w:val="en-IN"/>
                </w:rPr>
                <w:delText>3 years from date of communication or resolution</w:delText>
              </w:r>
            </w:del>
          </w:p>
        </w:tc>
        <w:tc>
          <w:tcPr>
            <w:tcW w:w="2400" w:type="dxa"/>
          </w:tcPr>
          <w:p w14:paraId="070F5038" w14:textId="0B790205" w:rsidR="006B5C08" w:rsidRPr="006B5C08" w:rsidDel="00F33787" w:rsidRDefault="006B5C08">
            <w:pPr>
              <w:spacing w:line="276" w:lineRule="auto"/>
              <w:rPr>
                <w:del w:id="642" w:author="USER" w:date="2026-04-16T15:33:00Z"/>
                <w:rFonts w:ascii="Times New Roman" w:hAnsi="Times New Roman" w:cs="Times New Roman"/>
                <w:lang w:val="en-IN"/>
              </w:rPr>
              <w:pPrChange w:id="643" w:author="USER" w:date="2026-04-16T15:33:00Z">
                <w:pPr>
                  <w:spacing w:after="160" w:line="276" w:lineRule="auto"/>
                </w:pPr>
              </w:pPrChange>
            </w:pPr>
            <w:del w:id="644" w:author="USER" w:date="2026-04-16T15:33:00Z">
              <w:r w:rsidRPr="006B5C08" w:rsidDel="00F33787">
                <w:rPr>
                  <w:rFonts w:ascii="Times New Roman" w:hAnsi="Times New Roman" w:cs="Times New Roman"/>
                  <w:lang w:val="en-IN"/>
                </w:rPr>
                <w:delText>Consumer Protection Act 2019  ability to demonstrate service standard and respond to complaints; Limitation Act  defence of civil claims</w:delText>
              </w:r>
            </w:del>
          </w:p>
        </w:tc>
        <w:tc>
          <w:tcPr>
            <w:tcW w:w="3000" w:type="dxa"/>
          </w:tcPr>
          <w:p w14:paraId="718528DE" w14:textId="3C4F329D" w:rsidR="006B5C08" w:rsidRPr="006B5C08" w:rsidDel="00F33787" w:rsidRDefault="006B5C08">
            <w:pPr>
              <w:spacing w:line="276" w:lineRule="auto"/>
              <w:rPr>
                <w:del w:id="645" w:author="USER" w:date="2026-04-16T15:33:00Z"/>
                <w:rFonts w:ascii="Times New Roman" w:hAnsi="Times New Roman" w:cs="Times New Roman"/>
                <w:lang w:val="en-IN"/>
              </w:rPr>
              <w:pPrChange w:id="646" w:author="USER" w:date="2026-04-16T15:33:00Z">
                <w:pPr>
                  <w:spacing w:after="160" w:line="276" w:lineRule="auto"/>
                </w:pPr>
              </w:pPrChange>
            </w:pPr>
            <w:del w:id="647" w:author="USER" w:date="2026-04-16T15:33:00Z">
              <w:r w:rsidRPr="006B5C08" w:rsidDel="00F33787">
                <w:rPr>
                  <w:rFonts w:ascii="Times New Roman" w:hAnsi="Times New Roman" w:cs="Times New Roman"/>
                  <w:lang w:val="en-IN"/>
                </w:rPr>
                <w:delText>Partial  retained for minimum 3 years for legal defence</w:delText>
              </w:r>
            </w:del>
          </w:p>
        </w:tc>
      </w:tr>
      <w:tr w:rsidR="006B5C08" w:rsidRPr="006B5C08" w:rsidDel="00F33787" w14:paraId="356DEDCA" w14:textId="388E4F4D" w:rsidTr="00C66A7A">
        <w:trPr>
          <w:del w:id="648" w:author="USER" w:date="2026-04-16T15:33:00Z"/>
        </w:trPr>
        <w:tc>
          <w:tcPr>
            <w:tcW w:w="2100" w:type="dxa"/>
          </w:tcPr>
          <w:p w14:paraId="1D4EA53A" w14:textId="7BEBD9FF" w:rsidR="006B5C08" w:rsidRPr="006B5C08" w:rsidDel="00F33787" w:rsidRDefault="006B5C08">
            <w:pPr>
              <w:spacing w:line="276" w:lineRule="auto"/>
              <w:rPr>
                <w:del w:id="649" w:author="USER" w:date="2026-04-16T15:33:00Z"/>
                <w:rFonts w:ascii="Times New Roman" w:hAnsi="Times New Roman" w:cs="Times New Roman"/>
                <w:lang w:val="en-IN"/>
              </w:rPr>
              <w:pPrChange w:id="650" w:author="USER" w:date="2026-04-16T15:33:00Z">
                <w:pPr>
                  <w:spacing w:after="160" w:line="276" w:lineRule="auto"/>
                </w:pPr>
              </w:pPrChange>
            </w:pPr>
            <w:del w:id="651" w:author="USER" w:date="2026-04-16T15:33:00Z">
              <w:r w:rsidRPr="006B5C08" w:rsidDel="00F33787">
                <w:rPr>
                  <w:rFonts w:ascii="Times New Roman" w:hAnsi="Times New Roman" w:cs="Times New Roman"/>
                  <w:lang w:val="en-IN"/>
                </w:rPr>
                <w:delText>Grievance and complaint records</w:delText>
              </w:r>
            </w:del>
          </w:p>
        </w:tc>
        <w:tc>
          <w:tcPr>
            <w:tcW w:w="1860" w:type="dxa"/>
          </w:tcPr>
          <w:p w14:paraId="6D25758A" w14:textId="2216F477" w:rsidR="006B5C08" w:rsidRPr="006B5C08" w:rsidDel="00F33787" w:rsidRDefault="006B5C08">
            <w:pPr>
              <w:spacing w:line="276" w:lineRule="auto"/>
              <w:rPr>
                <w:del w:id="652" w:author="USER" w:date="2026-04-16T15:33:00Z"/>
                <w:rFonts w:ascii="Times New Roman" w:hAnsi="Times New Roman" w:cs="Times New Roman"/>
                <w:lang w:val="en-IN"/>
              </w:rPr>
              <w:pPrChange w:id="653" w:author="USER" w:date="2026-04-16T15:33:00Z">
                <w:pPr>
                  <w:spacing w:after="160" w:line="276" w:lineRule="auto"/>
                </w:pPr>
              </w:pPrChange>
            </w:pPr>
            <w:del w:id="654" w:author="USER" w:date="2026-04-16T15:33:00Z">
              <w:r w:rsidRPr="006B5C08" w:rsidDel="00F33787">
                <w:rPr>
                  <w:rFonts w:ascii="Times New Roman" w:hAnsi="Times New Roman" w:cs="Times New Roman"/>
                  <w:lang w:val="en-IN"/>
                </w:rPr>
                <w:delText>5 years from date of resolution</w:delText>
              </w:r>
            </w:del>
          </w:p>
        </w:tc>
        <w:tc>
          <w:tcPr>
            <w:tcW w:w="2400" w:type="dxa"/>
          </w:tcPr>
          <w:p w14:paraId="511B164F" w14:textId="65AD3133" w:rsidR="006B5C08" w:rsidRPr="006B5C08" w:rsidDel="00F33787" w:rsidRDefault="006B5C08">
            <w:pPr>
              <w:spacing w:line="276" w:lineRule="auto"/>
              <w:rPr>
                <w:del w:id="655" w:author="USER" w:date="2026-04-16T15:33:00Z"/>
                <w:rFonts w:ascii="Times New Roman" w:hAnsi="Times New Roman" w:cs="Times New Roman"/>
                <w:lang w:val="en-IN"/>
              </w:rPr>
              <w:pPrChange w:id="656" w:author="USER" w:date="2026-04-16T15:33:00Z">
                <w:pPr>
                  <w:spacing w:after="160" w:line="276" w:lineRule="auto"/>
                </w:pPr>
              </w:pPrChange>
            </w:pPr>
            <w:del w:id="657" w:author="USER" w:date="2026-04-16T15:33:00Z">
              <w:r w:rsidRPr="006B5C08" w:rsidDel="00F33787">
                <w:rPr>
                  <w:rFonts w:ascii="Times New Roman" w:hAnsi="Times New Roman" w:cs="Times New Roman"/>
                  <w:lang w:val="en-IN"/>
                </w:rPr>
                <w:delText>IT Intermediary Rules 2021  records of complaint resolution; Consumer Protection Act  potential regulatory scrutiny</w:delText>
              </w:r>
            </w:del>
          </w:p>
        </w:tc>
        <w:tc>
          <w:tcPr>
            <w:tcW w:w="3000" w:type="dxa"/>
          </w:tcPr>
          <w:p w14:paraId="1733B330" w14:textId="415A196D" w:rsidR="006B5C08" w:rsidRPr="006B5C08" w:rsidDel="00F33787" w:rsidRDefault="006B5C08">
            <w:pPr>
              <w:spacing w:line="276" w:lineRule="auto"/>
              <w:rPr>
                <w:del w:id="658" w:author="USER" w:date="2026-04-16T15:33:00Z"/>
                <w:rFonts w:ascii="Times New Roman" w:hAnsi="Times New Roman" w:cs="Times New Roman"/>
                <w:lang w:val="en-IN"/>
              </w:rPr>
              <w:pPrChange w:id="659" w:author="USER" w:date="2026-04-16T15:33:00Z">
                <w:pPr>
                  <w:spacing w:after="160" w:line="276" w:lineRule="auto"/>
                </w:pPr>
              </w:pPrChange>
            </w:pPr>
            <w:del w:id="660" w:author="USER" w:date="2026-04-16T15:33:00Z">
              <w:r w:rsidRPr="006B5C08" w:rsidDel="00F33787">
                <w:rPr>
                  <w:rFonts w:ascii="Times New Roman" w:hAnsi="Times New Roman" w:cs="Times New Roman"/>
                  <w:lang w:val="en-IN"/>
                </w:rPr>
                <w:delText>No  regulatory compliance obligation</w:delText>
              </w:r>
            </w:del>
          </w:p>
        </w:tc>
      </w:tr>
      <w:tr w:rsidR="006B5C08" w:rsidRPr="006B5C08" w:rsidDel="00F33787" w14:paraId="6267BD4C" w14:textId="29625600" w:rsidTr="00C66A7A">
        <w:trPr>
          <w:del w:id="661" w:author="USER" w:date="2026-04-16T15:33:00Z"/>
        </w:trPr>
        <w:tc>
          <w:tcPr>
            <w:tcW w:w="2100" w:type="dxa"/>
          </w:tcPr>
          <w:p w14:paraId="55481E72" w14:textId="46851B9B" w:rsidR="006B5C08" w:rsidRPr="006B5C08" w:rsidDel="00F33787" w:rsidRDefault="006B5C08">
            <w:pPr>
              <w:spacing w:line="276" w:lineRule="auto"/>
              <w:rPr>
                <w:del w:id="662" w:author="USER" w:date="2026-04-16T15:33:00Z"/>
                <w:rFonts w:ascii="Times New Roman" w:hAnsi="Times New Roman" w:cs="Times New Roman"/>
                <w:lang w:val="en-IN"/>
              </w:rPr>
              <w:pPrChange w:id="663" w:author="USER" w:date="2026-04-16T15:33:00Z">
                <w:pPr>
                  <w:spacing w:after="160" w:line="276" w:lineRule="auto"/>
                </w:pPr>
              </w:pPrChange>
            </w:pPr>
            <w:del w:id="664" w:author="USER" w:date="2026-04-16T15:33:00Z">
              <w:r w:rsidRPr="006B5C08" w:rsidDel="00F33787">
                <w:rPr>
                  <w:rFonts w:ascii="Times New Roman" w:hAnsi="Times New Roman" w:cs="Times New Roman"/>
                  <w:lang w:val="en-IN"/>
                </w:rPr>
                <w:delText>Feedback and survey responses</w:delText>
              </w:r>
            </w:del>
          </w:p>
        </w:tc>
        <w:tc>
          <w:tcPr>
            <w:tcW w:w="1860" w:type="dxa"/>
          </w:tcPr>
          <w:p w14:paraId="4AC4E0DE" w14:textId="7B80F2F4" w:rsidR="006B5C08" w:rsidRPr="006B5C08" w:rsidDel="00F33787" w:rsidRDefault="006B5C08">
            <w:pPr>
              <w:spacing w:line="276" w:lineRule="auto"/>
              <w:rPr>
                <w:del w:id="665" w:author="USER" w:date="2026-04-16T15:33:00Z"/>
                <w:rFonts w:ascii="Times New Roman" w:hAnsi="Times New Roman" w:cs="Times New Roman"/>
                <w:lang w:val="en-IN"/>
              </w:rPr>
              <w:pPrChange w:id="666" w:author="USER" w:date="2026-04-16T15:33:00Z">
                <w:pPr>
                  <w:spacing w:after="160" w:line="276" w:lineRule="auto"/>
                </w:pPr>
              </w:pPrChange>
            </w:pPr>
            <w:del w:id="667" w:author="USER" w:date="2026-04-16T15:33:00Z">
              <w:r w:rsidRPr="006B5C08" w:rsidDel="00F33787">
                <w:rPr>
                  <w:rFonts w:ascii="Times New Roman" w:hAnsi="Times New Roman" w:cs="Times New Roman"/>
                  <w:lang w:val="en-IN"/>
                </w:rPr>
                <w:delText>2 years from submission</w:delText>
              </w:r>
            </w:del>
          </w:p>
        </w:tc>
        <w:tc>
          <w:tcPr>
            <w:tcW w:w="2400" w:type="dxa"/>
          </w:tcPr>
          <w:p w14:paraId="7DF37C3C" w14:textId="1CF57F31" w:rsidR="006B5C08" w:rsidRPr="006B5C08" w:rsidDel="00F33787" w:rsidRDefault="006B5C08">
            <w:pPr>
              <w:spacing w:line="276" w:lineRule="auto"/>
              <w:rPr>
                <w:del w:id="668" w:author="USER" w:date="2026-04-16T15:33:00Z"/>
                <w:rFonts w:ascii="Times New Roman" w:hAnsi="Times New Roman" w:cs="Times New Roman"/>
                <w:lang w:val="en-IN"/>
              </w:rPr>
              <w:pPrChange w:id="669" w:author="USER" w:date="2026-04-16T15:33:00Z">
                <w:pPr>
                  <w:spacing w:after="160" w:line="276" w:lineRule="auto"/>
                </w:pPr>
              </w:pPrChange>
            </w:pPr>
            <w:del w:id="670" w:author="USER" w:date="2026-04-16T15:33:00Z">
              <w:r w:rsidRPr="006B5C08" w:rsidDel="00F33787">
                <w:rPr>
                  <w:rFonts w:ascii="Times New Roman" w:hAnsi="Times New Roman" w:cs="Times New Roman"/>
                  <w:lang w:val="en-IN"/>
                </w:rPr>
                <w:delText>Product improvement; anonymised after 2 years if retained longer</w:delText>
              </w:r>
            </w:del>
          </w:p>
        </w:tc>
        <w:tc>
          <w:tcPr>
            <w:tcW w:w="3000" w:type="dxa"/>
          </w:tcPr>
          <w:p w14:paraId="00F216F7" w14:textId="111D3AB8" w:rsidR="006B5C08" w:rsidRPr="006B5C08" w:rsidDel="00F33787" w:rsidRDefault="006B5C08">
            <w:pPr>
              <w:spacing w:line="276" w:lineRule="auto"/>
              <w:rPr>
                <w:del w:id="671" w:author="USER" w:date="2026-04-16T15:33:00Z"/>
                <w:rFonts w:ascii="Times New Roman" w:hAnsi="Times New Roman" w:cs="Times New Roman"/>
                <w:lang w:val="en-IN"/>
              </w:rPr>
              <w:pPrChange w:id="672" w:author="USER" w:date="2026-04-16T15:33:00Z">
                <w:pPr>
                  <w:spacing w:after="160" w:line="276" w:lineRule="auto"/>
                </w:pPr>
              </w:pPrChange>
            </w:pPr>
            <w:del w:id="673" w:author="USER" w:date="2026-04-16T15:33:00Z">
              <w:r w:rsidRPr="006B5C08" w:rsidDel="00F33787">
                <w:rPr>
                  <w:rFonts w:ascii="Times New Roman" w:hAnsi="Times New Roman" w:cs="Times New Roman"/>
                  <w:lang w:val="en-IN"/>
                </w:rPr>
                <w:delText>Yes  can request deletion; responses anonymised after 2 years regardless</w:delText>
              </w:r>
            </w:del>
          </w:p>
        </w:tc>
      </w:tr>
      <w:tr w:rsidR="006B5C08" w:rsidRPr="006B5C08" w:rsidDel="00F33787" w14:paraId="433AABDC" w14:textId="71470376" w:rsidTr="00C66A7A">
        <w:trPr>
          <w:del w:id="674" w:author="USER" w:date="2026-04-16T15:33:00Z"/>
        </w:trPr>
        <w:tc>
          <w:tcPr>
            <w:tcW w:w="2100" w:type="dxa"/>
          </w:tcPr>
          <w:p w14:paraId="40D5F5F6" w14:textId="13E79CA6" w:rsidR="006B5C08" w:rsidRPr="006B5C08" w:rsidDel="00F33787" w:rsidRDefault="006B5C08">
            <w:pPr>
              <w:spacing w:line="276" w:lineRule="auto"/>
              <w:rPr>
                <w:del w:id="675" w:author="USER" w:date="2026-04-16T15:33:00Z"/>
                <w:rFonts w:ascii="Times New Roman" w:hAnsi="Times New Roman" w:cs="Times New Roman"/>
                <w:lang w:val="en-IN"/>
              </w:rPr>
              <w:pPrChange w:id="676" w:author="USER" w:date="2026-04-16T15:33:00Z">
                <w:pPr>
                  <w:spacing w:after="160" w:line="276" w:lineRule="auto"/>
                </w:pPr>
              </w:pPrChange>
            </w:pPr>
            <w:del w:id="677" w:author="USER" w:date="2026-04-16T15:33:00Z">
              <w:r w:rsidRPr="006B5C08" w:rsidDel="00F33787">
                <w:rPr>
                  <w:rFonts w:ascii="Times New Roman" w:hAnsi="Times New Roman" w:cs="Times New Roman"/>
                  <w:lang w:val="en-IN"/>
                </w:rPr>
                <w:delText>Marketing communications (sent emails, notification logs)</w:delText>
              </w:r>
            </w:del>
          </w:p>
        </w:tc>
        <w:tc>
          <w:tcPr>
            <w:tcW w:w="1860" w:type="dxa"/>
          </w:tcPr>
          <w:p w14:paraId="6B49AC24" w14:textId="37714EEB" w:rsidR="006B5C08" w:rsidRPr="006B5C08" w:rsidDel="00F33787" w:rsidRDefault="006B5C08">
            <w:pPr>
              <w:spacing w:line="276" w:lineRule="auto"/>
              <w:rPr>
                <w:del w:id="678" w:author="USER" w:date="2026-04-16T15:33:00Z"/>
                <w:rFonts w:ascii="Times New Roman" w:hAnsi="Times New Roman" w:cs="Times New Roman"/>
                <w:lang w:val="en-IN"/>
              </w:rPr>
              <w:pPrChange w:id="679" w:author="USER" w:date="2026-04-16T15:33:00Z">
                <w:pPr>
                  <w:spacing w:after="160" w:line="276" w:lineRule="auto"/>
                </w:pPr>
              </w:pPrChange>
            </w:pPr>
            <w:del w:id="680" w:author="USER" w:date="2026-04-16T15:33:00Z">
              <w:r w:rsidRPr="006B5C08" w:rsidDel="00F33787">
                <w:rPr>
                  <w:rFonts w:ascii="Times New Roman" w:hAnsi="Times New Roman" w:cs="Times New Roman"/>
                  <w:lang w:val="en-IN"/>
                </w:rPr>
                <w:delText>3 years from the date of sending</w:delText>
              </w:r>
            </w:del>
          </w:p>
        </w:tc>
        <w:tc>
          <w:tcPr>
            <w:tcW w:w="2400" w:type="dxa"/>
          </w:tcPr>
          <w:p w14:paraId="045DCFC0" w14:textId="10ED5335" w:rsidR="006B5C08" w:rsidRPr="006B5C08" w:rsidDel="00F33787" w:rsidRDefault="006B5C08">
            <w:pPr>
              <w:spacing w:line="276" w:lineRule="auto"/>
              <w:rPr>
                <w:del w:id="681" w:author="USER" w:date="2026-04-16T15:33:00Z"/>
                <w:rFonts w:ascii="Times New Roman" w:hAnsi="Times New Roman" w:cs="Times New Roman"/>
                <w:lang w:val="en-IN"/>
              </w:rPr>
              <w:pPrChange w:id="682" w:author="USER" w:date="2026-04-16T15:33:00Z">
                <w:pPr>
                  <w:spacing w:after="160" w:line="276" w:lineRule="auto"/>
                </w:pPr>
              </w:pPrChange>
            </w:pPr>
            <w:del w:id="683" w:author="USER" w:date="2026-04-16T15:33:00Z">
              <w:r w:rsidRPr="006B5C08" w:rsidDel="00F33787">
                <w:rPr>
                  <w:rFonts w:ascii="Times New Roman" w:hAnsi="Times New Roman" w:cs="Times New Roman"/>
                  <w:lang w:val="en-IN"/>
                </w:rPr>
                <w:delText>Evidence of compliance with consent-based marketing obligations; Consumer Protection Act</w:delText>
              </w:r>
            </w:del>
          </w:p>
        </w:tc>
        <w:tc>
          <w:tcPr>
            <w:tcW w:w="3000" w:type="dxa"/>
          </w:tcPr>
          <w:p w14:paraId="1DF7B72B" w14:textId="7B9DD6D1" w:rsidR="006B5C08" w:rsidRPr="006B5C08" w:rsidDel="00F33787" w:rsidRDefault="006B5C08">
            <w:pPr>
              <w:spacing w:line="276" w:lineRule="auto"/>
              <w:rPr>
                <w:del w:id="684" w:author="USER" w:date="2026-04-16T15:33:00Z"/>
                <w:rFonts w:ascii="Times New Roman" w:hAnsi="Times New Roman" w:cs="Times New Roman"/>
                <w:lang w:val="en-IN"/>
              </w:rPr>
              <w:pPrChange w:id="685" w:author="USER" w:date="2026-04-16T15:33:00Z">
                <w:pPr>
                  <w:spacing w:after="160" w:line="276" w:lineRule="auto"/>
                </w:pPr>
              </w:pPrChange>
            </w:pPr>
            <w:del w:id="686" w:author="USER" w:date="2026-04-16T15:33:00Z">
              <w:r w:rsidRPr="006B5C08" w:rsidDel="00F33787">
                <w:rPr>
                  <w:rFonts w:ascii="Times New Roman" w:hAnsi="Times New Roman" w:cs="Times New Roman"/>
                  <w:lang w:val="en-IN"/>
                </w:rPr>
                <w:delText>Yes  opt-out processed within 7 business days; historical records retained for compliance</w:delText>
              </w:r>
            </w:del>
          </w:p>
        </w:tc>
      </w:tr>
    </w:tbl>
    <w:p w14:paraId="3CDFFC73" w14:textId="4C5CC9AA" w:rsidR="006B5C08" w:rsidRPr="006B5C08" w:rsidDel="00F33787" w:rsidRDefault="006B5C08">
      <w:pPr>
        <w:spacing w:line="276" w:lineRule="auto"/>
        <w:rPr>
          <w:del w:id="687" w:author="USER" w:date="2026-04-16T15:33:00Z"/>
          <w:rFonts w:ascii="Times New Roman" w:hAnsi="Times New Roman" w:cs="Times New Roman"/>
          <w:lang w:val="en-IN"/>
        </w:rPr>
      </w:pPr>
      <w:del w:id="688" w:author="USER" w:date="2026-04-16T15:33:00Z">
        <w:r w:rsidRPr="006B5C08" w:rsidDel="00F33787">
          <w:rPr>
            <w:rFonts w:ascii="Times New Roman" w:hAnsi="Times New Roman" w:cs="Times New Roman"/>
            <w:lang w:val="en-IN"/>
          </w:rPr>
          <w:delText xml:space="preserve"> </w:delText>
        </w:r>
      </w:del>
    </w:p>
    <w:p w14:paraId="77E4A655" w14:textId="178C15A2" w:rsidR="006B5C08" w:rsidRPr="006B5C08" w:rsidDel="00F33787" w:rsidRDefault="006B5C08">
      <w:pPr>
        <w:spacing w:line="276" w:lineRule="auto"/>
        <w:rPr>
          <w:del w:id="689" w:author="USER" w:date="2026-04-16T15:33:00Z"/>
          <w:rFonts w:ascii="Times New Roman" w:hAnsi="Times New Roman" w:cs="Times New Roman"/>
          <w:i/>
          <w:iCs/>
          <w:u w:val="single"/>
          <w:lang w:val="en-IN"/>
        </w:rPr>
      </w:pPr>
      <w:del w:id="690" w:author="USER" w:date="2026-04-16T15:33:00Z">
        <w:r w:rsidRPr="006B5C08" w:rsidDel="00F33787">
          <w:rPr>
            <w:rFonts w:ascii="Times New Roman" w:hAnsi="Times New Roman" w:cs="Times New Roman"/>
            <w:i/>
            <w:iCs/>
            <w:u w:val="single"/>
            <w:lang w:val="en-IN"/>
          </w:rPr>
          <w:delText>Financial and Payment Records</w:delText>
        </w:r>
      </w:del>
    </w:p>
    <w:tbl>
      <w:tblPr>
        <w:tblStyle w:val="TableGrid"/>
        <w:tblW w:w="9360" w:type="dxa"/>
        <w:tblLook w:val="04A0" w:firstRow="1" w:lastRow="0" w:firstColumn="1" w:lastColumn="0" w:noHBand="0" w:noVBand="1"/>
      </w:tblPr>
      <w:tblGrid>
        <w:gridCol w:w="2100"/>
        <w:gridCol w:w="1860"/>
        <w:gridCol w:w="2400"/>
        <w:gridCol w:w="3000"/>
      </w:tblGrid>
      <w:tr w:rsidR="006B5C08" w:rsidRPr="006B5C08" w:rsidDel="00F33787" w14:paraId="0E906397" w14:textId="21B9F0ED" w:rsidTr="00C66A7A">
        <w:trPr>
          <w:del w:id="691" w:author="USER" w:date="2026-04-16T15:33:00Z"/>
        </w:trPr>
        <w:tc>
          <w:tcPr>
            <w:tcW w:w="2100" w:type="dxa"/>
          </w:tcPr>
          <w:p w14:paraId="19CE13ED" w14:textId="0877F350" w:rsidR="006B5C08" w:rsidRPr="006B5C08" w:rsidDel="00F33787" w:rsidRDefault="006B5C08">
            <w:pPr>
              <w:spacing w:line="276" w:lineRule="auto"/>
              <w:rPr>
                <w:del w:id="692" w:author="USER" w:date="2026-04-16T15:33:00Z"/>
                <w:rFonts w:ascii="Times New Roman" w:hAnsi="Times New Roman" w:cs="Times New Roman"/>
                <w:lang w:val="en-IN"/>
              </w:rPr>
              <w:pPrChange w:id="693" w:author="USER" w:date="2026-04-16T15:33:00Z">
                <w:pPr>
                  <w:spacing w:after="160" w:line="276" w:lineRule="auto"/>
                </w:pPr>
              </w:pPrChange>
            </w:pPr>
            <w:del w:id="694" w:author="USER" w:date="2026-04-16T15:33:00Z">
              <w:r w:rsidRPr="006B5C08" w:rsidDel="00F33787">
                <w:rPr>
                  <w:rFonts w:ascii="Times New Roman" w:hAnsi="Times New Roman" w:cs="Times New Roman"/>
                  <w:b/>
                  <w:bCs/>
                  <w:lang w:val="en-IN"/>
                </w:rPr>
                <w:delText>Data Category</w:delText>
              </w:r>
            </w:del>
          </w:p>
        </w:tc>
        <w:tc>
          <w:tcPr>
            <w:tcW w:w="1860" w:type="dxa"/>
          </w:tcPr>
          <w:p w14:paraId="11DF271E" w14:textId="1D754A54" w:rsidR="006B5C08" w:rsidRPr="006B5C08" w:rsidDel="00F33787" w:rsidRDefault="006B5C08">
            <w:pPr>
              <w:spacing w:line="276" w:lineRule="auto"/>
              <w:rPr>
                <w:del w:id="695" w:author="USER" w:date="2026-04-16T15:33:00Z"/>
                <w:rFonts w:ascii="Times New Roman" w:hAnsi="Times New Roman" w:cs="Times New Roman"/>
                <w:lang w:val="en-IN"/>
              </w:rPr>
              <w:pPrChange w:id="696" w:author="USER" w:date="2026-04-16T15:33:00Z">
                <w:pPr>
                  <w:spacing w:after="160" w:line="276" w:lineRule="auto"/>
                </w:pPr>
              </w:pPrChange>
            </w:pPr>
            <w:del w:id="697" w:author="USER" w:date="2026-04-16T15:33:00Z">
              <w:r w:rsidRPr="006B5C08" w:rsidDel="00F33787">
                <w:rPr>
                  <w:rFonts w:ascii="Times New Roman" w:hAnsi="Times New Roman" w:cs="Times New Roman"/>
                  <w:b/>
                  <w:bCs/>
                  <w:lang w:val="en-IN"/>
                </w:rPr>
                <w:delText>Retention Period</w:delText>
              </w:r>
            </w:del>
          </w:p>
        </w:tc>
        <w:tc>
          <w:tcPr>
            <w:tcW w:w="2400" w:type="dxa"/>
          </w:tcPr>
          <w:p w14:paraId="38EC7055" w14:textId="224508B5" w:rsidR="006B5C08" w:rsidRPr="006B5C08" w:rsidDel="00F33787" w:rsidRDefault="006B5C08">
            <w:pPr>
              <w:spacing w:line="276" w:lineRule="auto"/>
              <w:rPr>
                <w:del w:id="698" w:author="USER" w:date="2026-04-16T15:33:00Z"/>
                <w:rFonts w:ascii="Times New Roman" w:hAnsi="Times New Roman" w:cs="Times New Roman"/>
                <w:lang w:val="en-IN"/>
              </w:rPr>
              <w:pPrChange w:id="699" w:author="USER" w:date="2026-04-16T15:33:00Z">
                <w:pPr>
                  <w:spacing w:after="160" w:line="276" w:lineRule="auto"/>
                </w:pPr>
              </w:pPrChange>
            </w:pPr>
            <w:del w:id="700" w:author="USER" w:date="2026-04-16T15:33:00Z">
              <w:r w:rsidRPr="006B5C08" w:rsidDel="00F33787">
                <w:rPr>
                  <w:rFonts w:ascii="Times New Roman" w:hAnsi="Times New Roman" w:cs="Times New Roman"/>
                  <w:b/>
                  <w:bCs/>
                  <w:lang w:val="en-IN"/>
                </w:rPr>
                <w:delText>Legal Basis / Reason</w:delText>
              </w:r>
            </w:del>
          </w:p>
        </w:tc>
        <w:tc>
          <w:tcPr>
            <w:tcW w:w="3000" w:type="dxa"/>
          </w:tcPr>
          <w:p w14:paraId="619E3CD3" w14:textId="3B78BB65" w:rsidR="006B5C08" w:rsidRPr="006B5C08" w:rsidDel="00F33787" w:rsidRDefault="006B5C08">
            <w:pPr>
              <w:spacing w:line="276" w:lineRule="auto"/>
              <w:rPr>
                <w:del w:id="701" w:author="USER" w:date="2026-04-16T15:33:00Z"/>
                <w:rFonts w:ascii="Times New Roman" w:hAnsi="Times New Roman" w:cs="Times New Roman"/>
                <w:lang w:val="en-IN"/>
              </w:rPr>
              <w:pPrChange w:id="702" w:author="USER" w:date="2026-04-16T15:33:00Z">
                <w:pPr>
                  <w:spacing w:after="160" w:line="276" w:lineRule="auto"/>
                </w:pPr>
              </w:pPrChange>
            </w:pPr>
            <w:del w:id="703" w:author="USER" w:date="2026-04-16T15:33:00Z">
              <w:r w:rsidRPr="006B5C08" w:rsidDel="00F33787">
                <w:rPr>
                  <w:rFonts w:ascii="Times New Roman" w:hAnsi="Times New Roman" w:cs="Times New Roman"/>
                  <w:b/>
                  <w:bCs/>
                  <w:lang w:val="en-IN"/>
                </w:rPr>
                <w:delText>Deletion on Request?</w:delText>
              </w:r>
            </w:del>
          </w:p>
        </w:tc>
      </w:tr>
      <w:tr w:rsidR="006B5C08" w:rsidRPr="006B5C08" w:rsidDel="00F33787" w14:paraId="34A25BD4" w14:textId="536A4DBE" w:rsidTr="00C66A7A">
        <w:trPr>
          <w:del w:id="704" w:author="USER" w:date="2026-04-16T15:33:00Z"/>
        </w:trPr>
        <w:tc>
          <w:tcPr>
            <w:tcW w:w="2100" w:type="dxa"/>
          </w:tcPr>
          <w:p w14:paraId="544951C6" w14:textId="755C88C4" w:rsidR="006B5C08" w:rsidRPr="006B5C08" w:rsidDel="00F33787" w:rsidRDefault="006B5C08">
            <w:pPr>
              <w:spacing w:line="276" w:lineRule="auto"/>
              <w:rPr>
                <w:del w:id="705" w:author="USER" w:date="2026-04-16T15:33:00Z"/>
                <w:rFonts w:ascii="Times New Roman" w:hAnsi="Times New Roman" w:cs="Times New Roman"/>
                <w:lang w:val="en-IN"/>
              </w:rPr>
              <w:pPrChange w:id="706" w:author="USER" w:date="2026-04-16T15:33:00Z">
                <w:pPr>
                  <w:spacing w:after="160" w:line="276" w:lineRule="auto"/>
                </w:pPr>
              </w:pPrChange>
            </w:pPr>
            <w:del w:id="707" w:author="USER" w:date="2026-04-16T15:33:00Z">
              <w:r w:rsidRPr="006B5C08" w:rsidDel="00F33787">
                <w:rPr>
                  <w:rFonts w:ascii="Times New Roman" w:hAnsi="Times New Roman" w:cs="Times New Roman"/>
                  <w:lang w:val="en-IN"/>
                </w:rPr>
                <w:delText>Subscription transaction records (order IDs, amounts, dates  not full card details)</w:delText>
              </w:r>
            </w:del>
          </w:p>
        </w:tc>
        <w:tc>
          <w:tcPr>
            <w:tcW w:w="1860" w:type="dxa"/>
          </w:tcPr>
          <w:p w14:paraId="1BD3026E" w14:textId="79F7AAC8" w:rsidR="006B5C08" w:rsidRPr="006B5C08" w:rsidDel="00F33787" w:rsidRDefault="006B5C08">
            <w:pPr>
              <w:spacing w:line="276" w:lineRule="auto"/>
              <w:rPr>
                <w:del w:id="708" w:author="USER" w:date="2026-04-16T15:33:00Z"/>
                <w:rFonts w:ascii="Times New Roman" w:hAnsi="Times New Roman" w:cs="Times New Roman"/>
                <w:lang w:val="en-IN"/>
              </w:rPr>
              <w:pPrChange w:id="709" w:author="USER" w:date="2026-04-16T15:33:00Z">
                <w:pPr>
                  <w:spacing w:after="160" w:line="276" w:lineRule="auto"/>
                </w:pPr>
              </w:pPrChange>
            </w:pPr>
            <w:del w:id="710" w:author="USER" w:date="2026-04-16T15:33:00Z">
              <w:r w:rsidRPr="006B5C08" w:rsidDel="00F33787">
                <w:rPr>
                  <w:rFonts w:ascii="Times New Roman" w:hAnsi="Times New Roman" w:cs="Times New Roman"/>
                  <w:lang w:val="en-IN"/>
                </w:rPr>
                <w:delText>8 years from end of the financial year in which the transaction occurred</w:delText>
              </w:r>
            </w:del>
          </w:p>
        </w:tc>
        <w:tc>
          <w:tcPr>
            <w:tcW w:w="2400" w:type="dxa"/>
          </w:tcPr>
          <w:p w14:paraId="09110636" w14:textId="4920C33E" w:rsidR="006B5C08" w:rsidRPr="006B5C08" w:rsidDel="00F33787" w:rsidRDefault="006B5C08">
            <w:pPr>
              <w:spacing w:line="276" w:lineRule="auto"/>
              <w:rPr>
                <w:del w:id="711" w:author="USER" w:date="2026-04-16T15:33:00Z"/>
                <w:rFonts w:ascii="Times New Roman" w:hAnsi="Times New Roman" w:cs="Times New Roman"/>
                <w:lang w:val="en-IN"/>
              </w:rPr>
              <w:pPrChange w:id="712" w:author="USER" w:date="2026-04-16T15:33:00Z">
                <w:pPr>
                  <w:spacing w:after="160" w:line="276" w:lineRule="auto"/>
                </w:pPr>
              </w:pPrChange>
            </w:pPr>
            <w:del w:id="713" w:author="USER" w:date="2026-04-16T15:33:00Z">
              <w:r w:rsidRPr="006B5C08" w:rsidDel="00F33787">
                <w:rPr>
                  <w:rFonts w:ascii="Times New Roman" w:hAnsi="Times New Roman" w:cs="Times New Roman"/>
                  <w:lang w:val="en-IN"/>
                </w:rPr>
                <w:delText>Income Tax Act 1961 (S.128)  statutory retention of financial records; Companies Act 2013  statutory books of account</w:delText>
              </w:r>
            </w:del>
          </w:p>
        </w:tc>
        <w:tc>
          <w:tcPr>
            <w:tcW w:w="3000" w:type="dxa"/>
          </w:tcPr>
          <w:p w14:paraId="6D280DB2" w14:textId="08EEFCF1" w:rsidR="006B5C08" w:rsidRPr="006B5C08" w:rsidDel="00F33787" w:rsidRDefault="006B5C08">
            <w:pPr>
              <w:spacing w:line="276" w:lineRule="auto"/>
              <w:rPr>
                <w:del w:id="714" w:author="USER" w:date="2026-04-16T15:33:00Z"/>
                <w:rFonts w:ascii="Times New Roman" w:hAnsi="Times New Roman" w:cs="Times New Roman"/>
                <w:lang w:val="en-IN"/>
              </w:rPr>
              <w:pPrChange w:id="715" w:author="USER" w:date="2026-04-16T15:33:00Z">
                <w:pPr>
                  <w:spacing w:after="160" w:line="276" w:lineRule="auto"/>
                </w:pPr>
              </w:pPrChange>
            </w:pPr>
            <w:del w:id="716" w:author="USER" w:date="2026-04-16T15:33:00Z">
              <w:r w:rsidRPr="006B5C08" w:rsidDel="00F33787">
                <w:rPr>
                  <w:rFonts w:ascii="Times New Roman" w:hAnsi="Times New Roman" w:cs="Times New Roman"/>
                  <w:lang w:val="en-IN"/>
                </w:rPr>
                <w:delText>No  statutory legal obligation; cannot be deleted earlier</w:delText>
              </w:r>
            </w:del>
          </w:p>
        </w:tc>
      </w:tr>
      <w:tr w:rsidR="006B5C08" w:rsidRPr="006B5C08" w:rsidDel="00F33787" w14:paraId="16811D70" w14:textId="10E88E4B" w:rsidTr="00C66A7A">
        <w:trPr>
          <w:del w:id="717" w:author="USER" w:date="2026-04-16T15:33:00Z"/>
        </w:trPr>
        <w:tc>
          <w:tcPr>
            <w:tcW w:w="2100" w:type="dxa"/>
          </w:tcPr>
          <w:p w14:paraId="53A998B9" w14:textId="30354199" w:rsidR="006B5C08" w:rsidRPr="006B5C08" w:rsidDel="00F33787" w:rsidRDefault="006B5C08">
            <w:pPr>
              <w:spacing w:line="276" w:lineRule="auto"/>
              <w:rPr>
                <w:del w:id="718" w:author="USER" w:date="2026-04-16T15:33:00Z"/>
                <w:rFonts w:ascii="Times New Roman" w:hAnsi="Times New Roman" w:cs="Times New Roman"/>
                <w:lang w:val="en-IN"/>
              </w:rPr>
              <w:pPrChange w:id="719" w:author="USER" w:date="2026-04-16T15:33:00Z">
                <w:pPr>
                  <w:spacing w:after="160" w:line="276" w:lineRule="auto"/>
                </w:pPr>
              </w:pPrChange>
            </w:pPr>
            <w:del w:id="720" w:author="USER" w:date="2026-04-16T15:33:00Z">
              <w:r w:rsidRPr="006B5C08" w:rsidDel="00F33787">
                <w:rPr>
                  <w:rFonts w:ascii="Times New Roman" w:hAnsi="Times New Roman" w:cs="Times New Roman"/>
                  <w:lang w:val="en-IN"/>
                </w:rPr>
                <w:delText>GST invoices and tax records</w:delText>
              </w:r>
            </w:del>
          </w:p>
        </w:tc>
        <w:tc>
          <w:tcPr>
            <w:tcW w:w="1860" w:type="dxa"/>
          </w:tcPr>
          <w:p w14:paraId="2C54E0B4" w14:textId="062260AE" w:rsidR="006B5C08" w:rsidRPr="006B5C08" w:rsidDel="00F33787" w:rsidRDefault="006B5C08">
            <w:pPr>
              <w:spacing w:line="276" w:lineRule="auto"/>
              <w:rPr>
                <w:del w:id="721" w:author="USER" w:date="2026-04-16T15:33:00Z"/>
                <w:rFonts w:ascii="Times New Roman" w:hAnsi="Times New Roman" w:cs="Times New Roman"/>
                <w:lang w:val="en-IN"/>
              </w:rPr>
              <w:pPrChange w:id="722" w:author="USER" w:date="2026-04-16T15:33:00Z">
                <w:pPr>
                  <w:spacing w:after="160" w:line="276" w:lineRule="auto"/>
                </w:pPr>
              </w:pPrChange>
            </w:pPr>
            <w:del w:id="723" w:author="USER" w:date="2026-04-16T15:33:00Z">
              <w:r w:rsidRPr="006B5C08" w:rsidDel="00F33787">
                <w:rPr>
                  <w:rFonts w:ascii="Times New Roman" w:hAnsi="Times New Roman" w:cs="Times New Roman"/>
                  <w:lang w:val="en-IN"/>
                </w:rPr>
                <w:delText>8 years from end of relevant financial year</w:delText>
              </w:r>
            </w:del>
          </w:p>
        </w:tc>
        <w:tc>
          <w:tcPr>
            <w:tcW w:w="2400" w:type="dxa"/>
          </w:tcPr>
          <w:p w14:paraId="4F3D17A8" w14:textId="09CC7324" w:rsidR="006B5C08" w:rsidRPr="006B5C08" w:rsidDel="00F33787" w:rsidRDefault="006B5C08">
            <w:pPr>
              <w:spacing w:line="276" w:lineRule="auto"/>
              <w:rPr>
                <w:del w:id="724" w:author="USER" w:date="2026-04-16T15:33:00Z"/>
                <w:rFonts w:ascii="Times New Roman" w:hAnsi="Times New Roman" w:cs="Times New Roman"/>
                <w:lang w:val="en-IN"/>
              </w:rPr>
              <w:pPrChange w:id="725" w:author="USER" w:date="2026-04-16T15:33:00Z">
                <w:pPr>
                  <w:spacing w:after="160" w:line="276" w:lineRule="auto"/>
                </w:pPr>
              </w:pPrChange>
            </w:pPr>
            <w:del w:id="726" w:author="USER" w:date="2026-04-16T15:33:00Z">
              <w:r w:rsidRPr="006B5C08" w:rsidDel="00F33787">
                <w:rPr>
                  <w:rFonts w:ascii="Times New Roman" w:hAnsi="Times New Roman" w:cs="Times New Roman"/>
                  <w:lang w:val="en-IN"/>
                </w:rPr>
                <w:delText>Goods and Services Tax Act 2017  mandatory retention of tax invoices</w:delText>
              </w:r>
            </w:del>
          </w:p>
        </w:tc>
        <w:tc>
          <w:tcPr>
            <w:tcW w:w="3000" w:type="dxa"/>
          </w:tcPr>
          <w:p w14:paraId="75C15FB2" w14:textId="0369E7A6" w:rsidR="006B5C08" w:rsidRPr="006B5C08" w:rsidDel="00F33787" w:rsidRDefault="006B5C08">
            <w:pPr>
              <w:spacing w:line="276" w:lineRule="auto"/>
              <w:rPr>
                <w:del w:id="727" w:author="USER" w:date="2026-04-16T15:33:00Z"/>
                <w:rFonts w:ascii="Times New Roman" w:hAnsi="Times New Roman" w:cs="Times New Roman"/>
                <w:lang w:val="en-IN"/>
              </w:rPr>
              <w:pPrChange w:id="728" w:author="USER" w:date="2026-04-16T15:33:00Z">
                <w:pPr>
                  <w:spacing w:after="160" w:line="276" w:lineRule="auto"/>
                </w:pPr>
              </w:pPrChange>
            </w:pPr>
            <w:del w:id="729" w:author="USER" w:date="2026-04-16T15:33:00Z">
              <w:r w:rsidRPr="006B5C08" w:rsidDel="00F33787">
                <w:rPr>
                  <w:rFonts w:ascii="Times New Roman" w:hAnsi="Times New Roman" w:cs="Times New Roman"/>
                  <w:lang w:val="en-IN"/>
                </w:rPr>
                <w:delText>No  statutory legal obligation</w:delText>
              </w:r>
            </w:del>
          </w:p>
        </w:tc>
      </w:tr>
      <w:tr w:rsidR="006B5C08" w:rsidRPr="006B5C08" w:rsidDel="00F33787" w14:paraId="6D5FB9C8" w14:textId="6B7FB3A3" w:rsidTr="00C66A7A">
        <w:trPr>
          <w:del w:id="730" w:author="USER" w:date="2026-04-16T15:33:00Z"/>
        </w:trPr>
        <w:tc>
          <w:tcPr>
            <w:tcW w:w="2100" w:type="dxa"/>
          </w:tcPr>
          <w:p w14:paraId="72530935" w14:textId="44A7958F" w:rsidR="006B5C08" w:rsidRPr="006B5C08" w:rsidDel="00F33787" w:rsidRDefault="006B5C08">
            <w:pPr>
              <w:spacing w:line="276" w:lineRule="auto"/>
              <w:rPr>
                <w:del w:id="731" w:author="USER" w:date="2026-04-16T15:33:00Z"/>
                <w:rFonts w:ascii="Times New Roman" w:hAnsi="Times New Roman" w:cs="Times New Roman"/>
                <w:lang w:val="en-IN"/>
              </w:rPr>
              <w:pPrChange w:id="732" w:author="USER" w:date="2026-04-16T15:33:00Z">
                <w:pPr>
                  <w:spacing w:after="160" w:line="276" w:lineRule="auto"/>
                </w:pPr>
              </w:pPrChange>
            </w:pPr>
            <w:del w:id="733" w:author="USER" w:date="2026-04-16T15:33:00Z">
              <w:r w:rsidRPr="006B5C08" w:rsidDel="00F33787">
                <w:rPr>
                  <w:rFonts w:ascii="Times New Roman" w:hAnsi="Times New Roman" w:cs="Times New Roman"/>
                  <w:lang w:val="en-IN"/>
                </w:rPr>
                <w:delText>Payment gateway tokenised reference (not card numbers  those are not stored)</w:delText>
              </w:r>
            </w:del>
          </w:p>
        </w:tc>
        <w:tc>
          <w:tcPr>
            <w:tcW w:w="1860" w:type="dxa"/>
          </w:tcPr>
          <w:p w14:paraId="769526F1" w14:textId="6C215F45" w:rsidR="006B5C08" w:rsidRPr="006B5C08" w:rsidDel="00F33787" w:rsidRDefault="006B5C08">
            <w:pPr>
              <w:spacing w:line="276" w:lineRule="auto"/>
              <w:rPr>
                <w:del w:id="734" w:author="USER" w:date="2026-04-16T15:33:00Z"/>
                <w:rFonts w:ascii="Times New Roman" w:hAnsi="Times New Roman" w:cs="Times New Roman"/>
                <w:lang w:val="en-IN"/>
              </w:rPr>
              <w:pPrChange w:id="735" w:author="USER" w:date="2026-04-16T15:33:00Z">
                <w:pPr>
                  <w:spacing w:after="160" w:line="276" w:lineRule="auto"/>
                </w:pPr>
              </w:pPrChange>
            </w:pPr>
            <w:del w:id="736" w:author="USER" w:date="2026-04-16T15:33:00Z">
              <w:r w:rsidRPr="006B5C08" w:rsidDel="00F33787">
                <w:rPr>
                  <w:rFonts w:ascii="Times New Roman" w:hAnsi="Times New Roman" w:cs="Times New Roman"/>
                  <w:lang w:val="en-IN"/>
                </w:rPr>
                <w:delText>8 years from transaction date</w:delText>
              </w:r>
            </w:del>
          </w:p>
        </w:tc>
        <w:tc>
          <w:tcPr>
            <w:tcW w:w="2400" w:type="dxa"/>
          </w:tcPr>
          <w:p w14:paraId="5303F2F2" w14:textId="5750CF7A" w:rsidR="006B5C08" w:rsidRPr="006B5C08" w:rsidDel="00F33787" w:rsidRDefault="006B5C08">
            <w:pPr>
              <w:spacing w:line="276" w:lineRule="auto"/>
              <w:rPr>
                <w:del w:id="737" w:author="USER" w:date="2026-04-16T15:33:00Z"/>
                <w:rFonts w:ascii="Times New Roman" w:hAnsi="Times New Roman" w:cs="Times New Roman"/>
                <w:lang w:val="en-IN"/>
              </w:rPr>
              <w:pPrChange w:id="738" w:author="USER" w:date="2026-04-16T15:33:00Z">
                <w:pPr>
                  <w:spacing w:after="160" w:line="276" w:lineRule="auto"/>
                </w:pPr>
              </w:pPrChange>
            </w:pPr>
            <w:del w:id="739" w:author="USER" w:date="2026-04-16T15:33:00Z">
              <w:r w:rsidRPr="006B5C08" w:rsidDel="00F33787">
                <w:rPr>
                  <w:rFonts w:ascii="Times New Roman" w:hAnsi="Times New Roman" w:cs="Times New Roman"/>
                  <w:lang w:val="en-IN"/>
                </w:rPr>
                <w:delText>Financial record retention requirement; fraud investigation purposes</w:delText>
              </w:r>
            </w:del>
          </w:p>
        </w:tc>
        <w:tc>
          <w:tcPr>
            <w:tcW w:w="3000" w:type="dxa"/>
          </w:tcPr>
          <w:p w14:paraId="598C1072" w14:textId="40572DAA" w:rsidR="006B5C08" w:rsidRPr="006B5C08" w:rsidDel="00F33787" w:rsidRDefault="006B5C08">
            <w:pPr>
              <w:spacing w:line="276" w:lineRule="auto"/>
              <w:rPr>
                <w:del w:id="740" w:author="USER" w:date="2026-04-16T15:33:00Z"/>
                <w:rFonts w:ascii="Times New Roman" w:hAnsi="Times New Roman" w:cs="Times New Roman"/>
                <w:lang w:val="en-IN"/>
              </w:rPr>
              <w:pPrChange w:id="741" w:author="USER" w:date="2026-04-16T15:33:00Z">
                <w:pPr>
                  <w:spacing w:after="160" w:line="276" w:lineRule="auto"/>
                </w:pPr>
              </w:pPrChange>
            </w:pPr>
            <w:del w:id="742" w:author="USER" w:date="2026-04-16T15:33:00Z">
              <w:r w:rsidRPr="006B5C08" w:rsidDel="00F33787">
                <w:rPr>
                  <w:rFonts w:ascii="Times New Roman" w:hAnsi="Times New Roman" w:cs="Times New Roman"/>
                  <w:lang w:val="en-IN"/>
                </w:rPr>
                <w:delText>No during retention period</w:delText>
              </w:r>
            </w:del>
          </w:p>
        </w:tc>
      </w:tr>
      <w:tr w:rsidR="006B5C08" w:rsidRPr="006B5C08" w:rsidDel="00F33787" w14:paraId="4CC4FC36" w14:textId="63D9ABDA" w:rsidTr="00C66A7A">
        <w:trPr>
          <w:del w:id="743" w:author="USER" w:date="2026-04-16T15:33:00Z"/>
        </w:trPr>
        <w:tc>
          <w:tcPr>
            <w:tcW w:w="2100" w:type="dxa"/>
          </w:tcPr>
          <w:p w14:paraId="0C671BBB" w14:textId="1D1B6F1A" w:rsidR="006B5C08" w:rsidRPr="006B5C08" w:rsidDel="00F33787" w:rsidRDefault="006B5C08">
            <w:pPr>
              <w:spacing w:line="276" w:lineRule="auto"/>
              <w:rPr>
                <w:del w:id="744" w:author="USER" w:date="2026-04-16T15:33:00Z"/>
                <w:rFonts w:ascii="Times New Roman" w:hAnsi="Times New Roman" w:cs="Times New Roman"/>
                <w:lang w:val="en-IN"/>
              </w:rPr>
              <w:pPrChange w:id="745" w:author="USER" w:date="2026-04-16T15:33:00Z">
                <w:pPr>
                  <w:spacing w:after="160" w:line="276" w:lineRule="auto"/>
                </w:pPr>
              </w:pPrChange>
            </w:pPr>
            <w:del w:id="746" w:author="USER" w:date="2026-04-16T15:33:00Z">
              <w:r w:rsidRPr="006B5C08" w:rsidDel="00F33787">
                <w:rPr>
                  <w:rFonts w:ascii="Times New Roman" w:hAnsi="Times New Roman" w:cs="Times New Roman"/>
                  <w:lang w:val="en-IN"/>
                </w:rPr>
                <w:delText>Refund and dispute records</w:delText>
              </w:r>
            </w:del>
          </w:p>
        </w:tc>
        <w:tc>
          <w:tcPr>
            <w:tcW w:w="1860" w:type="dxa"/>
          </w:tcPr>
          <w:p w14:paraId="6A9F81F7" w14:textId="4081E7BA" w:rsidR="006B5C08" w:rsidRPr="006B5C08" w:rsidDel="00F33787" w:rsidRDefault="006B5C08">
            <w:pPr>
              <w:spacing w:line="276" w:lineRule="auto"/>
              <w:rPr>
                <w:del w:id="747" w:author="USER" w:date="2026-04-16T15:33:00Z"/>
                <w:rFonts w:ascii="Times New Roman" w:hAnsi="Times New Roman" w:cs="Times New Roman"/>
                <w:lang w:val="en-IN"/>
              </w:rPr>
              <w:pPrChange w:id="748" w:author="USER" w:date="2026-04-16T15:33:00Z">
                <w:pPr>
                  <w:spacing w:after="160" w:line="276" w:lineRule="auto"/>
                </w:pPr>
              </w:pPrChange>
            </w:pPr>
            <w:del w:id="749" w:author="USER" w:date="2026-04-16T15:33:00Z">
              <w:r w:rsidRPr="006B5C08" w:rsidDel="00F33787">
                <w:rPr>
                  <w:rFonts w:ascii="Times New Roman" w:hAnsi="Times New Roman" w:cs="Times New Roman"/>
                  <w:lang w:val="en-IN"/>
                </w:rPr>
                <w:delText>8 years from date of refund or resolution</w:delText>
              </w:r>
            </w:del>
          </w:p>
        </w:tc>
        <w:tc>
          <w:tcPr>
            <w:tcW w:w="2400" w:type="dxa"/>
          </w:tcPr>
          <w:p w14:paraId="0449C0F1" w14:textId="52A395A6" w:rsidR="006B5C08" w:rsidRPr="006B5C08" w:rsidDel="00F33787" w:rsidRDefault="006B5C08">
            <w:pPr>
              <w:spacing w:line="276" w:lineRule="auto"/>
              <w:rPr>
                <w:del w:id="750" w:author="USER" w:date="2026-04-16T15:33:00Z"/>
                <w:rFonts w:ascii="Times New Roman" w:hAnsi="Times New Roman" w:cs="Times New Roman"/>
                <w:lang w:val="en-IN"/>
              </w:rPr>
              <w:pPrChange w:id="751" w:author="USER" w:date="2026-04-16T15:33:00Z">
                <w:pPr>
                  <w:spacing w:after="160" w:line="276" w:lineRule="auto"/>
                </w:pPr>
              </w:pPrChange>
            </w:pPr>
            <w:del w:id="752" w:author="USER" w:date="2026-04-16T15:33:00Z">
              <w:r w:rsidRPr="006B5C08" w:rsidDel="00F33787">
                <w:rPr>
                  <w:rFonts w:ascii="Times New Roman" w:hAnsi="Times New Roman" w:cs="Times New Roman"/>
                  <w:lang w:val="en-IN"/>
                </w:rPr>
                <w:delText>Consumer Protection Act 2019; Income Tax Act; potential litigation</w:delText>
              </w:r>
            </w:del>
          </w:p>
        </w:tc>
        <w:tc>
          <w:tcPr>
            <w:tcW w:w="3000" w:type="dxa"/>
          </w:tcPr>
          <w:p w14:paraId="1C7B99B8" w14:textId="68B0DB4B" w:rsidR="006B5C08" w:rsidRPr="006B5C08" w:rsidDel="00F33787" w:rsidRDefault="006B5C08">
            <w:pPr>
              <w:spacing w:line="276" w:lineRule="auto"/>
              <w:rPr>
                <w:del w:id="753" w:author="USER" w:date="2026-04-16T15:33:00Z"/>
                <w:rFonts w:ascii="Times New Roman" w:hAnsi="Times New Roman" w:cs="Times New Roman"/>
                <w:lang w:val="en-IN"/>
              </w:rPr>
              <w:pPrChange w:id="754" w:author="USER" w:date="2026-04-16T15:33:00Z">
                <w:pPr>
                  <w:spacing w:after="160" w:line="276" w:lineRule="auto"/>
                </w:pPr>
              </w:pPrChange>
            </w:pPr>
            <w:del w:id="755" w:author="USER" w:date="2026-04-16T15:33:00Z">
              <w:r w:rsidRPr="006B5C08" w:rsidDel="00F33787">
                <w:rPr>
                  <w:rFonts w:ascii="Times New Roman" w:hAnsi="Times New Roman" w:cs="Times New Roman"/>
                  <w:lang w:val="en-IN"/>
                </w:rPr>
                <w:delText>No during retention period</w:delText>
              </w:r>
            </w:del>
          </w:p>
        </w:tc>
      </w:tr>
    </w:tbl>
    <w:p w14:paraId="67ECEDC0" w14:textId="77777777" w:rsidR="00F33787" w:rsidRDefault="006B5C08">
      <w:pPr>
        <w:spacing w:after="0" w:line="360" w:lineRule="auto"/>
        <w:jc w:val="left"/>
        <w:rPr>
          <w:ins w:id="756" w:author="USER" w:date="2026-04-16T15:34:00Z"/>
          <w:rStyle w:val="Strong"/>
          <w:rFonts w:ascii="Times New Roman" w:hAnsi="Times New Roman" w:cs="Times New Roman"/>
        </w:rPr>
        <w:pPrChange w:id="757" w:author="USER" w:date="2026-04-16T15:34:00Z">
          <w:pPr>
            <w:spacing w:line="276" w:lineRule="auto"/>
          </w:pPr>
        </w:pPrChange>
      </w:pPr>
      <w:del w:id="758" w:author="USER" w:date="2026-04-16T15:33:00Z">
        <w:r w:rsidRPr="00F33787" w:rsidDel="00F33787">
          <w:rPr>
            <w:rFonts w:ascii="Times New Roman" w:hAnsi="Times New Roman" w:cs="Times New Roman"/>
            <w:lang w:val="en-IN"/>
          </w:rPr>
          <w:lastRenderedPageBreak/>
          <w:delText xml:space="preserve"> </w:delText>
        </w:r>
      </w:del>
      <w:ins w:id="759" w:author="USER" w:date="2026-04-16T15:33:00Z">
        <w:r w:rsidR="00F33787" w:rsidRPr="00F33787">
          <w:rPr>
            <w:rStyle w:val="Strong"/>
            <w:rFonts w:ascii="Times New Roman" w:hAnsi="Times New Roman" w:cs="Times New Roman"/>
            <w:rPrChange w:id="760" w:author="USER" w:date="2026-04-16T15:34:00Z">
              <w:rPr>
                <w:rStyle w:val="Strong"/>
              </w:rPr>
            </w:rPrChange>
          </w:rPr>
          <w:t>Data Categories and Retention</w:t>
        </w:r>
      </w:ins>
    </w:p>
    <w:p w14:paraId="3C0C91B0" w14:textId="24ADD7A7" w:rsidR="006B5C08" w:rsidRPr="00F33787" w:rsidRDefault="00F33787">
      <w:pPr>
        <w:spacing w:after="0" w:line="360" w:lineRule="auto"/>
        <w:rPr>
          <w:rFonts w:ascii="Times New Roman" w:hAnsi="Times New Roman" w:cs="Times New Roman"/>
          <w:lang w:val="en-IN"/>
        </w:rPr>
        <w:pPrChange w:id="761" w:author="USER" w:date="2026-04-16T15:34:00Z">
          <w:pPr>
            <w:spacing w:line="276" w:lineRule="auto"/>
          </w:pPr>
        </w:pPrChange>
      </w:pPr>
      <w:ins w:id="762" w:author="USER" w:date="2026-04-16T15:33:00Z">
        <w:r w:rsidRPr="00F33787">
          <w:rPr>
            <w:rFonts w:ascii="Times New Roman" w:hAnsi="Times New Roman" w:cs="Times New Roman"/>
            <w:rPrChange w:id="763" w:author="USER" w:date="2026-04-16T15:34:00Z">
              <w:rPr/>
            </w:rPrChange>
          </w:rPr>
          <w:t>The Platform processes various categories of personal and health-related data, including account information, health records, usage data, and transaction details. Such data is retained only for as long as necessary for providing Services, complying with applicable legal obligations, and safeguarding the Company’s legitimate interests, after which it is securely deleted or anonymised.</w:t>
        </w:r>
      </w:ins>
    </w:p>
    <w:p w14:paraId="5978BE50" w14:textId="2284BA19" w:rsidR="006B5C08" w:rsidRPr="006B5C08" w:rsidRDefault="006B5C08" w:rsidP="006B5C08">
      <w:pPr>
        <w:spacing w:line="276" w:lineRule="auto"/>
        <w:rPr>
          <w:rFonts w:ascii="Times New Roman" w:hAnsi="Times New Roman" w:cs="Times New Roman"/>
          <w:lang w:val="en-IN"/>
        </w:rPr>
      </w:pPr>
    </w:p>
    <w:p w14:paraId="0829E54C" w14:textId="4EC6A1C7" w:rsidR="006B5C08" w:rsidRPr="006B5C08" w:rsidRDefault="006B5C08" w:rsidP="006B5C08">
      <w:pPr>
        <w:spacing w:line="276" w:lineRule="auto"/>
        <w:rPr>
          <w:rFonts w:ascii="Times New Roman" w:hAnsi="Times New Roman" w:cs="Times New Roman"/>
          <w:b/>
          <w:bCs/>
          <w:lang w:val="en-IN"/>
        </w:rPr>
      </w:pPr>
      <w:r w:rsidRPr="006B5C08">
        <w:rPr>
          <w:rFonts w:ascii="Times New Roman" w:hAnsi="Times New Roman" w:cs="Times New Roman"/>
          <w:b/>
          <w:bCs/>
          <w:lang w:val="en-IN"/>
        </w:rPr>
        <w:t>Data Lifecycle Management</w:t>
      </w:r>
    </w:p>
    <w:p w14:paraId="38F0DD00" w14:textId="7A171FDD" w:rsidR="006B5C08" w:rsidRPr="006B5C08" w:rsidRDefault="006B5C08" w:rsidP="006B5C08">
      <w:pPr>
        <w:spacing w:line="276" w:lineRule="auto"/>
        <w:rPr>
          <w:rFonts w:ascii="Times New Roman" w:hAnsi="Times New Roman" w:cs="Times New Roman"/>
          <w:lang w:val="en-IN"/>
        </w:rPr>
      </w:pPr>
      <w:r w:rsidRPr="006B5C08">
        <w:rPr>
          <w:rFonts w:ascii="Times New Roman" w:hAnsi="Times New Roman" w:cs="Times New Roman"/>
          <w:lang w:val="en-IN"/>
        </w:rPr>
        <w:t>The Company implements a structured data lifecycle management process to ensure that retention periods are actively enforced not merely documented. The following describes how this process operates:</w:t>
      </w:r>
    </w:p>
    <w:p w14:paraId="2F53170C" w14:textId="77777777" w:rsidR="00C66A7A" w:rsidRPr="00627A62" w:rsidRDefault="006B5C08" w:rsidP="006B5C08">
      <w:pPr>
        <w:pStyle w:val="ListParagraph"/>
        <w:numPr>
          <w:ilvl w:val="0"/>
          <w:numId w:val="31"/>
        </w:numPr>
        <w:spacing w:line="276" w:lineRule="auto"/>
        <w:rPr>
          <w:rFonts w:ascii="Times New Roman" w:hAnsi="Times New Roman" w:cs="Times New Roman"/>
          <w:lang w:val="en-IN"/>
        </w:rPr>
      </w:pPr>
      <w:r w:rsidRPr="00627A62">
        <w:rPr>
          <w:rFonts w:ascii="Times New Roman" w:hAnsi="Times New Roman" w:cs="Times New Roman"/>
          <w:lang w:val="en-IN"/>
        </w:rPr>
        <w:t>During the period when your Account is active and you are using the Platform, your data is stored in the Company's primary production databases and cloud infrastructure, with full access controls, encryption at rest and in transit, and regular backups. Data in this phase is actively used to deliver Services.</w:t>
      </w:r>
    </w:p>
    <w:p w14:paraId="014847BB" w14:textId="77777777" w:rsidR="00C66A7A" w:rsidRPr="00627A62" w:rsidRDefault="006B5C08" w:rsidP="00C66A7A">
      <w:pPr>
        <w:pStyle w:val="ListParagraph"/>
        <w:numPr>
          <w:ilvl w:val="0"/>
          <w:numId w:val="31"/>
        </w:numPr>
        <w:spacing w:line="276" w:lineRule="auto"/>
        <w:rPr>
          <w:rFonts w:ascii="Times New Roman" w:hAnsi="Times New Roman" w:cs="Times New Roman"/>
          <w:lang w:val="en-IN"/>
        </w:rPr>
      </w:pPr>
      <w:r w:rsidRPr="00627A62">
        <w:rPr>
          <w:rFonts w:ascii="Times New Roman" w:hAnsi="Times New Roman" w:cs="Times New Roman"/>
          <w:lang w:val="en-IN"/>
        </w:rPr>
        <w:t>When the primary purpose for which data was collected has been fulfilled (e.g., the Platform feature is no longer in use) or when your Account is closed, data enters the post-purpose retention phase. During this phase:</w:t>
      </w:r>
    </w:p>
    <w:p w14:paraId="2FDE6A98" w14:textId="77777777" w:rsidR="00C66A7A" w:rsidRPr="00627A62" w:rsidRDefault="006B5C08" w:rsidP="00C66A7A">
      <w:pPr>
        <w:pStyle w:val="ListParagraph"/>
        <w:numPr>
          <w:ilvl w:val="1"/>
          <w:numId w:val="31"/>
        </w:numPr>
        <w:spacing w:line="276" w:lineRule="auto"/>
        <w:rPr>
          <w:rFonts w:ascii="Times New Roman" w:hAnsi="Times New Roman" w:cs="Times New Roman"/>
          <w:lang w:val="en-IN"/>
        </w:rPr>
      </w:pPr>
      <w:r w:rsidRPr="00627A62">
        <w:rPr>
          <w:rFonts w:ascii="Times New Roman" w:hAnsi="Times New Roman" w:cs="Times New Roman"/>
          <w:lang w:val="en-IN"/>
        </w:rPr>
        <w:t>Data is migrated to a restricted access archive separated from production systems</w:t>
      </w:r>
    </w:p>
    <w:p w14:paraId="58B4B8DD" w14:textId="77777777" w:rsidR="00C66A7A" w:rsidRPr="00627A62" w:rsidRDefault="006B5C08" w:rsidP="00C66A7A">
      <w:pPr>
        <w:pStyle w:val="ListParagraph"/>
        <w:numPr>
          <w:ilvl w:val="1"/>
          <w:numId w:val="31"/>
        </w:numPr>
        <w:spacing w:line="276" w:lineRule="auto"/>
        <w:rPr>
          <w:rFonts w:ascii="Times New Roman" w:hAnsi="Times New Roman" w:cs="Times New Roman"/>
          <w:lang w:val="en-IN"/>
        </w:rPr>
      </w:pPr>
      <w:r w:rsidRPr="00627A62">
        <w:rPr>
          <w:rFonts w:ascii="Times New Roman" w:hAnsi="Times New Roman" w:cs="Times New Roman"/>
          <w:lang w:val="en-IN"/>
        </w:rPr>
        <w:t>Access to archived data is limited to legal, compliance, and security teams and only for the specific purpose justifying the retention</w:t>
      </w:r>
    </w:p>
    <w:p w14:paraId="01C0A642" w14:textId="77777777" w:rsidR="00C66A7A" w:rsidRPr="00627A62" w:rsidRDefault="006B5C08" w:rsidP="00C66A7A">
      <w:pPr>
        <w:pStyle w:val="ListParagraph"/>
        <w:numPr>
          <w:ilvl w:val="1"/>
          <w:numId w:val="31"/>
        </w:numPr>
        <w:spacing w:line="276" w:lineRule="auto"/>
        <w:rPr>
          <w:rFonts w:ascii="Times New Roman" w:hAnsi="Times New Roman" w:cs="Times New Roman"/>
          <w:lang w:val="en-IN"/>
        </w:rPr>
      </w:pPr>
      <w:r w:rsidRPr="00627A62">
        <w:rPr>
          <w:rFonts w:ascii="Times New Roman" w:hAnsi="Times New Roman" w:cs="Times New Roman"/>
          <w:lang w:val="en-IN"/>
        </w:rPr>
        <w:t>Archived data is not used for AI model training, analytics, marketing, or any operational purpose</w:t>
      </w:r>
    </w:p>
    <w:p w14:paraId="6EAC0945" w14:textId="13D23179" w:rsidR="006B5C08" w:rsidRPr="00627A62" w:rsidRDefault="006B5C08" w:rsidP="00C66A7A">
      <w:pPr>
        <w:pStyle w:val="ListParagraph"/>
        <w:numPr>
          <w:ilvl w:val="1"/>
          <w:numId w:val="31"/>
        </w:numPr>
        <w:spacing w:line="276" w:lineRule="auto"/>
        <w:rPr>
          <w:rFonts w:ascii="Times New Roman" w:hAnsi="Times New Roman" w:cs="Times New Roman"/>
          <w:lang w:val="en-IN"/>
        </w:rPr>
      </w:pPr>
      <w:r w:rsidRPr="00627A62">
        <w:rPr>
          <w:rFonts w:ascii="Times New Roman" w:hAnsi="Times New Roman" w:cs="Times New Roman"/>
          <w:lang w:val="en-IN"/>
        </w:rPr>
        <w:t>The data remains encrypted and subject to all security controls</w:t>
      </w:r>
    </w:p>
    <w:p w14:paraId="05487671" w14:textId="1C7B6651" w:rsidR="006B5C08" w:rsidRPr="006B5C08" w:rsidRDefault="006B5C08" w:rsidP="00C66A7A">
      <w:pPr>
        <w:spacing w:line="276" w:lineRule="auto"/>
        <w:rPr>
          <w:rFonts w:ascii="Times New Roman" w:hAnsi="Times New Roman" w:cs="Times New Roman"/>
          <w:b/>
          <w:bCs/>
          <w:lang w:val="en-IN"/>
        </w:rPr>
      </w:pPr>
      <w:r w:rsidRPr="006B5C08">
        <w:rPr>
          <w:rFonts w:ascii="Times New Roman" w:hAnsi="Times New Roman" w:cs="Times New Roman"/>
          <w:b/>
          <w:bCs/>
          <w:lang w:val="en-IN"/>
        </w:rPr>
        <w:t>Deletion / Destruction Phase</w:t>
      </w:r>
    </w:p>
    <w:p w14:paraId="47F48459" w14:textId="553F5A5C" w:rsidR="006B5C08" w:rsidRPr="006B5C08" w:rsidRDefault="006B5C08" w:rsidP="006B5C08">
      <w:pPr>
        <w:spacing w:line="276" w:lineRule="auto"/>
        <w:rPr>
          <w:rFonts w:ascii="Times New Roman" w:hAnsi="Times New Roman" w:cs="Times New Roman"/>
          <w:lang w:val="en-IN"/>
        </w:rPr>
      </w:pPr>
      <w:r w:rsidRPr="006B5C08">
        <w:rPr>
          <w:rFonts w:ascii="Times New Roman" w:hAnsi="Times New Roman" w:cs="Times New Roman"/>
          <w:lang w:val="en-IN"/>
        </w:rPr>
        <w:t>When the applicable retention period expires including any legally required minimum period data is permanently and securely destroyed through the following methods:</w:t>
      </w:r>
    </w:p>
    <w:p w14:paraId="0A86261F" w14:textId="77777777" w:rsidR="006B5C08" w:rsidRPr="00627A62" w:rsidRDefault="006B5C08" w:rsidP="00C66A7A">
      <w:pPr>
        <w:pStyle w:val="ListParagraph"/>
        <w:numPr>
          <w:ilvl w:val="0"/>
          <w:numId w:val="32"/>
        </w:numPr>
        <w:spacing w:line="276" w:lineRule="auto"/>
        <w:rPr>
          <w:rFonts w:ascii="Times New Roman" w:hAnsi="Times New Roman" w:cs="Times New Roman"/>
          <w:lang w:val="en-IN"/>
        </w:rPr>
      </w:pPr>
      <w:r w:rsidRPr="00627A62">
        <w:rPr>
          <w:rFonts w:ascii="Times New Roman" w:hAnsi="Times New Roman" w:cs="Times New Roman"/>
          <w:lang w:val="en-IN"/>
        </w:rPr>
        <w:t>Cloud-stored data: Cryptographic erasure (key destruction) followed by secure overwrite procedures in compliance with NIST SP 800-88 guidelines for media sanitisation</w:t>
      </w:r>
    </w:p>
    <w:p w14:paraId="57713A4B" w14:textId="77777777" w:rsidR="006B5C08" w:rsidRPr="00627A62" w:rsidRDefault="006B5C08" w:rsidP="00C66A7A">
      <w:pPr>
        <w:pStyle w:val="ListParagraph"/>
        <w:numPr>
          <w:ilvl w:val="0"/>
          <w:numId w:val="32"/>
        </w:numPr>
        <w:spacing w:line="276" w:lineRule="auto"/>
        <w:rPr>
          <w:rFonts w:ascii="Times New Roman" w:hAnsi="Times New Roman" w:cs="Times New Roman"/>
          <w:lang w:val="en-IN"/>
        </w:rPr>
      </w:pPr>
      <w:r w:rsidRPr="00627A62">
        <w:rPr>
          <w:rFonts w:ascii="Times New Roman" w:hAnsi="Times New Roman" w:cs="Times New Roman"/>
          <w:lang w:val="en-IN"/>
        </w:rPr>
        <w:t>Database records: Logical deletion followed by physical purge from all backup systems within the next scheduled backup rotation cycle</w:t>
      </w:r>
    </w:p>
    <w:p w14:paraId="2DD63094" w14:textId="77777777" w:rsidR="006B5C08" w:rsidRPr="00627A62" w:rsidRDefault="006B5C08" w:rsidP="00C66A7A">
      <w:pPr>
        <w:pStyle w:val="ListParagraph"/>
        <w:numPr>
          <w:ilvl w:val="0"/>
          <w:numId w:val="32"/>
        </w:numPr>
        <w:spacing w:line="276" w:lineRule="auto"/>
        <w:rPr>
          <w:rFonts w:ascii="Times New Roman" w:hAnsi="Times New Roman" w:cs="Times New Roman"/>
          <w:lang w:val="en-IN"/>
        </w:rPr>
      </w:pPr>
      <w:r w:rsidRPr="00627A62">
        <w:rPr>
          <w:rFonts w:ascii="Times New Roman" w:hAnsi="Times New Roman" w:cs="Times New Roman"/>
          <w:lang w:val="en-IN"/>
        </w:rPr>
        <w:t>Physical media (where applicable): Destruction through secure shredding, degaussing, or physical destruction by a certified data destruction vendor</w:t>
      </w:r>
    </w:p>
    <w:p w14:paraId="0D1275BC" w14:textId="77777777" w:rsidR="006B5C08" w:rsidRPr="00627A62" w:rsidRDefault="006B5C08" w:rsidP="00C66A7A">
      <w:pPr>
        <w:pStyle w:val="ListParagraph"/>
        <w:numPr>
          <w:ilvl w:val="0"/>
          <w:numId w:val="32"/>
        </w:numPr>
        <w:spacing w:line="276" w:lineRule="auto"/>
        <w:rPr>
          <w:rFonts w:ascii="Times New Roman" w:hAnsi="Times New Roman" w:cs="Times New Roman"/>
          <w:lang w:val="en-IN"/>
        </w:rPr>
      </w:pPr>
      <w:r w:rsidRPr="00627A62">
        <w:rPr>
          <w:rFonts w:ascii="Times New Roman" w:hAnsi="Times New Roman" w:cs="Times New Roman"/>
          <w:lang w:val="en-IN"/>
        </w:rPr>
        <w:t>Third-party processor data: The Company instructs all Data Processors to delete user data upon expiry of the applicable retention period, and obtains written confirmation of deletion</w:t>
      </w:r>
    </w:p>
    <w:p w14:paraId="3A668D4F" w14:textId="2BB0B2FD" w:rsidR="006B5C08" w:rsidRPr="006B5C08" w:rsidRDefault="006B5C08" w:rsidP="006B5C08">
      <w:pPr>
        <w:spacing w:line="276" w:lineRule="auto"/>
        <w:rPr>
          <w:rFonts w:ascii="Times New Roman" w:hAnsi="Times New Roman" w:cs="Times New Roman"/>
          <w:b/>
          <w:bCs/>
          <w:lang w:val="en-IN"/>
        </w:rPr>
      </w:pPr>
      <w:r w:rsidRPr="006B5C08">
        <w:rPr>
          <w:rFonts w:ascii="Times New Roman" w:hAnsi="Times New Roman" w:cs="Times New Roman"/>
          <w:b/>
          <w:bCs/>
          <w:lang w:val="en-IN"/>
        </w:rPr>
        <w:t>Retention Period Review Cycle</w:t>
      </w:r>
    </w:p>
    <w:p w14:paraId="0B47D490" w14:textId="77777777" w:rsidR="006B5C08" w:rsidRPr="006B5C08" w:rsidRDefault="006B5C08" w:rsidP="006B5C08">
      <w:pPr>
        <w:spacing w:line="276" w:lineRule="auto"/>
        <w:rPr>
          <w:rFonts w:ascii="Times New Roman" w:hAnsi="Times New Roman" w:cs="Times New Roman"/>
          <w:lang w:val="en-IN"/>
        </w:rPr>
      </w:pPr>
      <w:r w:rsidRPr="006B5C08">
        <w:rPr>
          <w:rFonts w:ascii="Times New Roman" w:hAnsi="Times New Roman" w:cs="Times New Roman"/>
          <w:lang w:val="en-IN"/>
        </w:rPr>
        <w:t>Retention schedules are reviewed by the Data Protection Officer (DPO) at minimum annually, and following any of these events:</w:t>
      </w:r>
    </w:p>
    <w:p w14:paraId="5DB24904" w14:textId="77777777" w:rsidR="006B5C08" w:rsidRPr="00627A62" w:rsidRDefault="006B5C08" w:rsidP="00C66A7A">
      <w:pPr>
        <w:pStyle w:val="ListParagraph"/>
        <w:numPr>
          <w:ilvl w:val="0"/>
          <w:numId w:val="33"/>
        </w:numPr>
        <w:spacing w:line="276" w:lineRule="auto"/>
        <w:rPr>
          <w:rFonts w:ascii="Times New Roman" w:hAnsi="Times New Roman" w:cs="Times New Roman"/>
          <w:lang w:val="en-IN"/>
        </w:rPr>
      </w:pPr>
      <w:r w:rsidRPr="00627A62">
        <w:rPr>
          <w:rFonts w:ascii="Times New Roman" w:hAnsi="Times New Roman" w:cs="Times New Roman"/>
          <w:lang w:val="en-IN"/>
        </w:rPr>
        <w:t>Amendment of any applicable law or regulation affecting minimum retention requirements</w:t>
      </w:r>
    </w:p>
    <w:p w14:paraId="1BA7FAD8" w14:textId="77777777" w:rsidR="006B5C08" w:rsidRPr="00627A62" w:rsidRDefault="006B5C08" w:rsidP="00C66A7A">
      <w:pPr>
        <w:pStyle w:val="ListParagraph"/>
        <w:numPr>
          <w:ilvl w:val="0"/>
          <w:numId w:val="33"/>
        </w:numPr>
        <w:spacing w:line="276" w:lineRule="auto"/>
        <w:rPr>
          <w:rFonts w:ascii="Times New Roman" w:hAnsi="Times New Roman" w:cs="Times New Roman"/>
          <w:lang w:val="en-IN"/>
        </w:rPr>
      </w:pPr>
      <w:r w:rsidRPr="00627A62">
        <w:rPr>
          <w:rFonts w:ascii="Times New Roman" w:hAnsi="Times New Roman" w:cs="Times New Roman"/>
          <w:lang w:val="en-IN"/>
        </w:rPr>
        <w:t>Introduction of a new data category or processing purpose on the Platform</w:t>
      </w:r>
    </w:p>
    <w:p w14:paraId="164EE286" w14:textId="77777777" w:rsidR="006B5C08" w:rsidRPr="00627A62" w:rsidRDefault="006B5C08" w:rsidP="00C66A7A">
      <w:pPr>
        <w:pStyle w:val="ListParagraph"/>
        <w:numPr>
          <w:ilvl w:val="0"/>
          <w:numId w:val="33"/>
        </w:numPr>
        <w:spacing w:line="276" w:lineRule="auto"/>
        <w:rPr>
          <w:rFonts w:ascii="Times New Roman" w:hAnsi="Times New Roman" w:cs="Times New Roman"/>
          <w:lang w:val="en-IN"/>
        </w:rPr>
      </w:pPr>
      <w:r w:rsidRPr="00627A62">
        <w:rPr>
          <w:rFonts w:ascii="Times New Roman" w:hAnsi="Times New Roman" w:cs="Times New Roman"/>
          <w:lang w:val="en-IN"/>
        </w:rPr>
        <w:t>Material change in the Company's data processing arrangements with third parties</w:t>
      </w:r>
    </w:p>
    <w:p w14:paraId="6B54EF0A" w14:textId="77777777" w:rsidR="006B5C08" w:rsidRPr="00627A62" w:rsidRDefault="006B5C08" w:rsidP="00C66A7A">
      <w:pPr>
        <w:pStyle w:val="ListParagraph"/>
        <w:numPr>
          <w:ilvl w:val="0"/>
          <w:numId w:val="33"/>
        </w:numPr>
        <w:spacing w:line="276" w:lineRule="auto"/>
        <w:rPr>
          <w:rFonts w:ascii="Times New Roman" w:hAnsi="Times New Roman" w:cs="Times New Roman"/>
          <w:lang w:val="en-IN"/>
        </w:rPr>
      </w:pPr>
      <w:r w:rsidRPr="00627A62">
        <w:rPr>
          <w:rFonts w:ascii="Times New Roman" w:hAnsi="Times New Roman" w:cs="Times New Roman"/>
          <w:lang w:val="en-IN"/>
        </w:rPr>
        <w:t>A regulatory inquiry or audit that reveals gaps in retention practices</w:t>
      </w:r>
    </w:p>
    <w:p w14:paraId="6198CB79" w14:textId="22265830" w:rsidR="006B5C08" w:rsidRPr="006B5C08" w:rsidRDefault="006B5C08" w:rsidP="006B5C08">
      <w:pPr>
        <w:spacing w:line="276" w:lineRule="auto"/>
        <w:rPr>
          <w:rFonts w:ascii="Times New Roman" w:hAnsi="Times New Roman" w:cs="Times New Roman"/>
          <w:b/>
          <w:bCs/>
          <w:lang w:val="en-IN"/>
        </w:rPr>
      </w:pPr>
      <w:r w:rsidRPr="006B5C08">
        <w:rPr>
          <w:rFonts w:ascii="Times New Roman" w:hAnsi="Times New Roman" w:cs="Times New Roman"/>
          <w:b/>
          <w:bCs/>
          <w:lang w:val="en-IN"/>
        </w:rPr>
        <w:t>Your Right to Request Deletion</w:t>
      </w:r>
    </w:p>
    <w:p w14:paraId="3DC2C942" w14:textId="30DE1A6F" w:rsidR="006B5C08" w:rsidRPr="006B5C08" w:rsidRDefault="006B5C08" w:rsidP="006B5C08">
      <w:pPr>
        <w:spacing w:line="276" w:lineRule="auto"/>
        <w:rPr>
          <w:rFonts w:ascii="Times New Roman" w:hAnsi="Times New Roman" w:cs="Times New Roman"/>
          <w:lang w:val="en-IN"/>
        </w:rPr>
      </w:pPr>
      <w:r w:rsidRPr="006B5C08">
        <w:rPr>
          <w:rFonts w:ascii="Times New Roman" w:hAnsi="Times New Roman" w:cs="Times New Roman"/>
          <w:lang w:val="en-IN"/>
        </w:rPr>
        <w:lastRenderedPageBreak/>
        <w:t>Section 12 of the DPDPA 2023 grants you the right to request erasure of your personal data. This right is real and important and it exists alongside the Company's legal obligation to retain certain data for minimum periods. This section explains how deletion requests work in practice.</w:t>
      </w:r>
    </w:p>
    <w:p w14:paraId="2F96B8B8" w14:textId="77777777" w:rsidR="006B5C08" w:rsidRPr="00627A62" w:rsidRDefault="006B5C08" w:rsidP="00C66A7A">
      <w:pPr>
        <w:pStyle w:val="ListParagraph"/>
        <w:numPr>
          <w:ilvl w:val="0"/>
          <w:numId w:val="34"/>
        </w:numPr>
        <w:spacing w:line="276" w:lineRule="auto"/>
        <w:rPr>
          <w:rFonts w:ascii="Times New Roman" w:hAnsi="Times New Roman" w:cs="Times New Roman"/>
          <w:lang w:val="en-IN"/>
        </w:rPr>
      </w:pPr>
      <w:r w:rsidRPr="00627A62">
        <w:rPr>
          <w:rFonts w:ascii="Times New Roman" w:hAnsi="Times New Roman" w:cs="Times New Roman"/>
          <w:lang w:val="en-IN"/>
        </w:rPr>
        <w:t>Option A: Log into your account, navigate to Settings &gt; Privacy &gt; Data Deletion, and submit a deletion request through the self-service portal</w:t>
      </w:r>
    </w:p>
    <w:p w14:paraId="44394176" w14:textId="3D0AACFD" w:rsidR="006B5C08" w:rsidRPr="00627A62" w:rsidRDefault="006B5C08" w:rsidP="00C66A7A">
      <w:pPr>
        <w:pStyle w:val="ListParagraph"/>
        <w:numPr>
          <w:ilvl w:val="0"/>
          <w:numId w:val="34"/>
        </w:numPr>
        <w:spacing w:line="276" w:lineRule="auto"/>
        <w:rPr>
          <w:rFonts w:ascii="Times New Roman" w:hAnsi="Times New Roman" w:cs="Times New Roman"/>
          <w:lang w:val="en-IN"/>
        </w:rPr>
      </w:pPr>
      <w:r w:rsidRPr="00627A62">
        <w:rPr>
          <w:rFonts w:ascii="Times New Roman" w:hAnsi="Times New Roman" w:cs="Times New Roman"/>
          <w:lang w:val="en-IN"/>
        </w:rPr>
        <w:t xml:space="preserve">Option B: Email </w:t>
      </w:r>
      <w:r w:rsidR="008C7476">
        <w:rPr>
          <w:rFonts w:ascii="Times New Roman" w:eastAsia="Times New Roman" w:hAnsi="Times New Roman" w:cs="Times New Roman"/>
          <w:color w:val="000000"/>
          <w:kern w:val="0"/>
          <w:lang w:val="en-IN" w:eastAsia="en-GB" w:bidi="hi-IN"/>
          <w14:ligatures w14:val="none"/>
        </w:rPr>
        <w:t>support@takesolutions.com</w:t>
      </w:r>
      <w:r w:rsidRPr="00627A62">
        <w:rPr>
          <w:rFonts w:ascii="Times New Roman" w:hAnsi="Times New Roman" w:cs="Times New Roman"/>
          <w:lang w:val="en-IN"/>
        </w:rPr>
        <w:t xml:space="preserve"> with the subject line "Data Deletion Request" and provide your registered email address and a description of what you would like deleted</w:t>
      </w:r>
    </w:p>
    <w:p w14:paraId="639124CE" w14:textId="7D00D0D8" w:rsidR="006B5C08" w:rsidRPr="00627A62" w:rsidRDefault="006B5C08" w:rsidP="00C66A7A">
      <w:pPr>
        <w:pStyle w:val="ListParagraph"/>
        <w:numPr>
          <w:ilvl w:val="0"/>
          <w:numId w:val="34"/>
        </w:numPr>
        <w:spacing w:line="276" w:lineRule="auto"/>
        <w:rPr>
          <w:rFonts w:ascii="Times New Roman" w:hAnsi="Times New Roman" w:cs="Times New Roman"/>
          <w:lang w:val="en-IN"/>
        </w:rPr>
      </w:pPr>
      <w:r w:rsidRPr="00627A62">
        <w:rPr>
          <w:rFonts w:ascii="Times New Roman" w:hAnsi="Times New Roman" w:cs="Times New Roman"/>
          <w:lang w:val="en-IN"/>
        </w:rPr>
        <w:t xml:space="preserve">Option C: Contact the Grievance Officer in writing at </w:t>
      </w:r>
      <w:r w:rsidR="008C7476">
        <w:rPr>
          <w:rFonts w:ascii="Times New Roman" w:eastAsia="Times New Roman" w:hAnsi="Times New Roman" w:cs="Times New Roman"/>
          <w:color w:val="000000"/>
          <w:kern w:val="0"/>
          <w:lang w:val="en-IN" w:eastAsia="en-GB" w:bidi="hi-IN"/>
          <w14:ligatures w14:val="none"/>
        </w:rPr>
        <w:t>support@takesolutions.com</w:t>
      </w:r>
    </w:p>
    <w:p w14:paraId="2B5FD24D" w14:textId="221E0038" w:rsidR="006B5C08" w:rsidRPr="006B5C08" w:rsidRDefault="006B5C08" w:rsidP="006B5C08">
      <w:pPr>
        <w:spacing w:line="276" w:lineRule="auto"/>
        <w:rPr>
          <w:rFonts w:ascii="Times New Roman" w:hAnsi="Times New Roman" w:cs="Times New Roman"/>
          <w:i/>
          <w:iCs/>
          <w:lang w:val="en-IN"/>
        </w:rPr>
      </w:pPr>
      <w:r w:rsidRPr="006B5C08">
        <w:rPr>
          <w:rFonts w:ascii="Times New Roman" w:hAnsi="Times New Roman" w:cs="Times New Roman"/>
          <w:i/>
          <w:iCs/>
          <w:lang w:val="en-IN"/>
        </w:rPr>
        <w:t>What Happens When You Submit a Deletion Request</w:t>
      </w:r>
    </w:p>
    <w:tbl>
      <w:tblPr>
        <w:tblStyle w:val="TableGrid"/>
        <w:tblW w:w="9360" w:type="dxa"/>
        <w:tblLook w:val="04A0" w:firstRow="1" w:lastRow="0" w:firstColumn="1" w:lastColumn="0" w:noHBand="0" w:noVBand="1"/>
      </w:tblPr>
      <w:tblGrid>
        <w:gridCol w:w="3300"/>
        <w:gridCol w:w="6060"/>
      </w:tblGrid>
      <w:tr w:rsidR="006B5C08" w:rsidRPr="006B5C08" w14:paraId="53A7A6B1" w14:textId="77777777" w:rsidTr="00C66A7A">
        <w:tc>
          <w:tcPr>
            <w:tcW w:w="3300" w:type="dxa"/>
          </w:tcPr>
          <w:p w14:paraId="16139DB4" w14:textId="77777777" w:rsidR="006B5C08" w:rsidRPr="006B5C08" w:rsidRDefault="006B5C08" w:rsidP="006B5C08">
            <w:pPr>
              <w:spacing w:after="160" w:line="276" w:lineRule="auto"/>
              <w:rPr>
                <w:rFonts w:ascii="Times New Roman" w:hAnsi="Times New Roman" w:cs="Times New Roman"/>
                <w:lang w:val="en-IN"/>
              </w:rPr>
            </w:pPr>
            <w:r w:rsidRPr="006B5C08">
              <w:rPr>
                <w:rFonts w:ascii="Times New Roman" w:hAnsi="Times New Roman" w:cs="Times New Roman"/>
                <w:b/>
                <w:bCs/>
                <w:lang w:val="en-IN"/>
              </w:rPr>
              <w:t>Stage</w:t>
            </w:r>
          </w:p>
        </w:tc>
        <w:tc>
          <w:tcPr>
            <w:tcW w:w="6060" w:type="dxa"/>
          </w:tcPr>
          <w:p w14:paraId="0995D20B" w14:textId="77777777" w:rsidR="006B5C08" w:rsidRPr="006B5C08" w:rsidRDefault="006B5C08" w:rsidP="006B5C08">
            <w:pPr>
              <w:spacing w:after="160" w:line="276" w:lineRule="auto"/>
              <w:rPr>
                <w:rFonts w:ascii="Times New Roman" w:hAnsi="Times New Roman" w:cs="Times New Roman"/>
                <w:lang w:val="en-IN"/>
              </w:rPr>
            </w:pPr>
            <w:r w:rsidRPr="006B5C08">
              <w:rPr>
                <w:rFonts w:ascii="Times New Roman" w:hAnsi="Times New Roman" w:cs="Times New Roman"/>
                <w:b/>
                <w:bCs/>
                <w:lang w:val="en-IN"/>
              </w:rPr>
              <w:t>Timeline and Action</w:t>
            </w:r>
          </w:p>
        </w:tc>
      </w:tr>
      <w:tr w:rsidR="006B5C08" w:rsidRPr="006B5C08" w14:paraId="66B66DAE" w14:textId="77777777" w:rsidTr="00C66A7A">
        <w:tc>
          <w:tcPr>
            <w:tcW w:w="3300" w:type="dxa"/>
          </w:tcPr>
          <w:p w14:paraId="61B2C511" w14:textId="77777777" w:rsidR="006B5C08" w:rsidRPr="006B5C08" w:rsidRDefault="006B5C08" w:rsidP="006B5C08">
            <w:pPr>
              <w:spacing w:after="160" w:line="276" w:lineRule="auto"/>
              <w:rPr>
                <w:rFonts w:ascii="Times New Roman" w:hAnsi="Times New Roman" w:cs="Times New Roman"/>
                <w:lang w:val="en-IN"/>
              </w:rPr>
            </w:pPr>
            <w:r w:rsidRPr="006B5C08">
              <w:rPr>
                <w:rFonts w:ascii="Times New Roman" w:hAnsi="Times New Roman" w:cs="Times New Roman"/>
                <w:lang w:val="en-IN"/>
              </w:rPr>
              <w:t>Acknowledgment</w:t>
            </w:r>
          </w:p>
        </w:tc>
        <w:tc>
          <w:tcPr>
            <w:tcW w:w="6060" w:type="dxa"/>
          </w:tcPr>
          <w:p w14:paraId="223F052E" w14:textId="4E3DFDD8" w:rsidR="006B5C08" w:rsidRPr="006B5C08" w:rsidRDefault="006B5C08" w:rsidP="006B5C08">
            <w:pPr>
              <w:spacing w:after="160" w:line="276" w:lineRule="auto"/>
              <w:rPr>
                <w:rFonts w:ascii="Times New Roman" w:hAnsi="Times New Roman" w:cs="Times New Roman"/>
                <w:lang w:val="en-IN"/>
              </w:rPr>
            </w:pPr>
            <w:r w:rsidRPr="006B5C08">
              <w:rPr>
                <w:rFonts w:ascii="Times New Roman" w:hAnsi="Times New Roman" w:cs="Times New Roman"/>
                <w:lang w:val="en-IN"/>
              </w:rPr>
              <w:t>Within 72 hours of receipt  we will acknowledge your request and assign a reference number.</w:t>
            </w:r>
          </w:p>
        </w:tc>
      </w:tr>
      <w:tr w:rsidR="006B5C08" w:rsidRPr="006B5C08" w14:paraId="125D95C8" w14:textId="77777777" w:rsidTr="00C66A7A">
        <w:tc>
          <w:tcPr>
            <w:tcW w:w="3300" w:type="dxa"/>
          </w:tcPr>
          <w:p w14:paraId="7F9AA059" w14:textId="77777777" w:rsidR="006B5C08" w:rsidRPr="006B5C08" w:rsidRDefault="006B5C08" w:rsidP="006B5C08">
            <w:pPr>
              <w:spacing w:after="160" w:line="276" w:lineRule="auto"/>
              <w:rPr>
                <w:rFonts w:ascii="Times New Roman" w:hAnsi="Times New Roman" w:cs="Times New Roman"/>
                <w:lang w:val="en-IN"/>
              </w:rPr>
            </w:pPr>
            <w:r w:rsidRPr="006B5C08">
              <w:rPr>
                <w:rFonts w:ascii="Times New Roman" w:hAnsi="Times New Roman" w:cs="Times New Roman"/>
                <w:lang w:val="en-IN"/>
              </w:rPr>
              <w:t>Eligibility Assessment</w:t>
            </w:r>
          </w:p>
        </w:tc>
        <w:tc>
          <w:tcPr>
            <w:tcW w:w="6060" w:type="dxa"/>
          </w:tcPr>
          <w:p w14:paraId="6A066500" w14:textId="3B40189E" w:rsidR="006B5C08" w:rsidRPr="006B5C08" w:rsidRDefault="006B5C08" w:rsidP="006B5C08">
            <w:pPr>
              <w:spacing w:after="160" w:line="276" w:lineRule="auto"/>
              <w:rPr>
                <w:rFonts w:ascii="Times New Roman" w:hAnsi="Times New Roman" w:cs="Times New Roman"/>
                <w:lang w:val="en-IN"/>
              </w:rPr>
            </w:pPr>
            <w:r w:rsidRPr="006B5C08">
              <w:rPr>
                <w:rFonts w:ascii="Times New Roman" w:hAnsi="Times New Roman" w:cs="Times New Roman"/>
                <w:lang w:val="en-IN"/>
              </w:rPr>
              <w:t>Within 7 business days  we will assess which data categories you have requested can be deleted immediately and which are subject to minimum legal retention obligations.</w:t>
            </w:r>
          </w:p>
        </w:tc>
      </w:tr>
      <w:tr w:rsidR="006B5C08" w:rsidRPr="006B5C08" w14:paraId="2B33A768" w14:textId="77777777" w:rsidTr="00C66A7A">
        <w:tc>
          <w:tcPr>
            <w:tcW w:w="3300" w:type="dxa"/>
          </w:tcPr>
          <w:p w14:paraId="2B47D8E6" w14:textId="77777777" w:rsidR="006B5C08" w:rsidRPr="006B5C08" w:rsidRDefault="006B5C08" w:rsidP="006B5C08">
            <w:pPr>
              <w:spacing w:after="160" w:line="276" w:lineRule="auto"/>
              <w:rPr>
                <w:rFonts w:ascii="Times New Roman" w:hAnsi="Times New Roman" w:cs="Times New Roman"/>
                <w:lang w:val="en-IN"/>
              </w:rPr>
            </w:pPr>
            <w:r w:rsidRPr="006B5C08">
              <w:rPr>
                <w:rFonts w:ascii="Times New Roman" w:hAnsi="Times New Roman" w:cs="Times New Roman"/>
                <w:lang w:val="en-IN"/>
              </w:rPr>
              <w:t>Partial or Full Deletion Confirmation</w:t>
            </w:r>
          </w:p>
        </w:tc>
        <w:tc>
          <w:tcPr>
            <w:tcW w:w="6060" w:type="dxa"/>
          </w:tcPr>
          <w:p w14:paraId="7E58AEB7" w14:textId="24FD3460" w:rsidR="006B5C08" w:rsidRPr="006B5C08" w:rsidRDefault="006B5C08" w:rsidP="006B5C08">
            <w:pPr>
              <w:spacing w:after="160" w:line="276" w:lineRule="auto"/>
              <w:rPr>
                <w:rFonts w:ascii="Times New Roman" w:hAnsi="Times New Roman" w:cs="Times New Roman"/>
                <w:lang w:val="en-IN"/>
              </w:rPr>
            </w:pPr>
            <w:r w:rsidRPr="006B5C08">
              <w:rPr>
                <w:rFonts w:ascii="Times New Roman" w:hAnsi="Times New Roman" w:cs="Times New Roman"/>
                <w:lang w:val="en-IN"/>
              </w:rPr>
              <w:t>Within 30 days  we will confirm which data has been deleted, which data is subject to a legal retention hold and why, and the date on which legally-held data will be deleted.</w:t>
            </w:r>
          </w:p>
        </w:tc>
      </w:tr>
      <w:tr w:rsidR="006B5C08" w:rsidRPr="006B5C08" w14:paraId="1F4CDDCB" w14:textId="77777777" w:rsidTr="00C66A7A">
        <w:tc>
          <w:tcPr>
            <w:tcW w:w="3300" w:type="dxa"/>
          </w:tcPr>
          <w:p w14:paraId="77A9FD18" w14:textId="77777777" w:rsidR="006B5C08" w:rsidRPr="006B5C08" w:rsidRDefault="006B5C08" w:rsidP="006B5C08">
            <w:pPr>
              <w:spacing w:after="160" w:line="276" w:lineRule="auto"/>
              <w:rPr>
                <w:rFonts w:ascii="Times New Roman" w:hAnsi="Times New Roman" w:cs="Times New Roman"/>
                <w:lang w:val="en-IN"/>
              </w:rPr>
            </w:pPr>
            <w:r w:rsidRPr="006B5C08">
              <w:rPr>
                <w:rFonts w:ascii="Times New Roman" w:hAnsi="Times New Roman" w:cs="Times New Roman"/>
                <w:lang w:val="en-IN"/>
              </w:rPr>
              <w:t>Deletion of Legally-Held Data</w:t>
            </w:r>
          </w:p>
        </w:tc>
        <w:tc>
          <w:tcPr>
            <w:tcW w:w="6060" w:type="dxa"/>
          </w:tcPr>
          <w:p w14:paraId="4F5F8A63" w14:textId="20CF0B96" w:rsidR="006B5C08" w:rsidRPr="006B5C08" w:rsidRDefault="006B5C08" w:rsidP="006B5C08">
            <w:pPr>
              <w:spacing w:after="160" w:line="276" w:lineRule="auto"/>
              <w:rPr>
                <w:rFonts w:ascii="Times New Roman" w:hAnsi="Times New Roman" w:cs="Times New Roman"/>
                <w:lang w:val="en-IN"/>
              </w:rPr>
            </w:pPr>
            <w:r w:rsidRPr="006B5C08">
              <w:rPr>
                <w:rFonts w:ascii="Times New Roman" w:hAnsi="Times New Roman" w:cs="Times New Roman"/>
                <w:lang w:val="en-IN"/>
              </w:rPr>
              <w:t>On the applicable expiry date  data subject to minimum legal retention will be deleted automatically when the retention period expires, without requiring you to submit a new request.</w:t>
            </w:r>
          </w:p>
        </w:tc>
      </w:tr>
    </w:tbl>
    <w:p w14:paraId="62E588D0" w14:textId="77777777" w:rsidR="006B5C08" w:rsidRPr="006B5C08" w:rsidRDefault="006B5C08" w:rsidP="006B5C08">
      <w:pPr>
        <w:spacing w:line="276" w:lineRule="auto"/>
        <w:rPr>
          <w:rFonts w:ascii="Times New Roman" w:hAnsi="Times New Roman" w:cs="Times New Roman"/>
          <w:lang w:val="en-IN"/>
        </w:rPr>
      </w:pPr>
      <w:r w:rsidRPr="006B5C08">
        <w:rPr>
          <w:rFonts w:ascii="Times New Roman" w:hAnsi="Times New Roman" w:cs="Times New Roman"/>
          <w:lang w:val="en-IN"/>
        </w:rPr>
        <w:t xml:space="preserve"> </w:t>
      </w:r>
    </w:p>
    <w:p w14:paraId="1ABE8C20" w14:textId="7385BC24" w:rsidR="006B5C08" w:rsidRPr="006B5C08" w:rsidRDefault="006B5C08" w:rsidP="006B5C08">
      <w:pPr>
        <w:spacing w:line="276" w:lineRule="auto"/>
        <w:rPr>
          <w:rFonts w:ascii="Times New Roman" w:hAnsi="Times New Roman" w:cs="Times New Roman"/>
          <w:i/>
          <w:iCs/>
          <w:lang w:val="en-IN"/>
        </w:rPr>
      </w:pPr>
      <w:r w:rsidRPr="006B5C08">
        <w:rPr>
          <w:rFonts w:ascii="Times New Roman" w:hAnsi="Times New Roman" w:cs="Times New Roman"/>
          <w:i/>
          <w:iCs/>
          <w:lang w:val="en-IN"/>
        </w:rPr>
        <w:t>What We Will and Will Not Delete on Request</w:t>
      </w:r>
    </w:p>
    <w:tbl>
      <w:tblPr>
        <w:tblStyle w:val="TableGrid"/>
        <w:tblW w:w="9360" w:type="dxa"/>
        <w:tblLook w:val="04A0" w:firstRow="1" w:lastRow="0" w:firstColumn="1" w:lastColumn="0" w:noHBand="0" w:noVBand="1"/>
      </w:tblPr>
      <w:tblGrid>
        <w:gridCol w:w="3300"/>
        <w:gridCol w:w="6060"/>
      </w:tblGrid>
      <w:tr w:rsidR="006B5C08" w:rsidRPr="006B5C08" w14:paraId="697B49BE" w14:textId="77777777" w:rsidTr="00C66A7A">
        <w:tc>
          <w:tcPr>
            <w:tcW w:w="3300" w:type="dxa"/>
          </w:tcPr>
          <w:p w14:paraId="1B126512" w14:textId="77777777" w:rsidR="006B5C08" w:rsidRPr="006B5C08" w:rsidRDefault="006B5C08" w:rsidP="006B5C08">
            <w:pPr>
              <w:spacing w:after="160" w:line="276" w:lineRule="auto"/>
              <w:rPr>
                <w:rFonts w:ascii="Times New Roman" w:hAnsi="Times New Roman" w:cs="Times New Roman"/>
                <w:lang w:val="en-IN"/>
              </w:rPr>
            </w:pPr>
            <w:r w:rsidRPr="006B5C08">
              <w:rPr>
                <w:rFonts w:ascii="Times New Roman" w:hAnsi="Times New Roman" w:cs="Times New Roman"/>
                <w:b/>
                <w:bCs/>
                <w:lang w:val="en-IN"/>
              </w:rPr>
              <w:t>Data We Will Delete on Request (Subject to Confirmation of No Legal Hold)</w:t>
            </w:r>
          </w:p>
        </w:tc>
        <w:tc>
          <w:tcPr>
            <w:tcW w:w="6060" w:type="dxa"/>
          </w:tcPr>
          <w:p w14:paraId="2BBC14EB" w14:textId="77777777" w:rsidR="006B5C08" w:rsidRPr="006B5C08" w:rsidRDefault="006B5C08" w:rsidP="006B5C08">
            <w:pPr>
              <w:spacing w:after="160" w:line="276" w:lineRule="auto"/>
              <w:rPr>
                <w:rFonts w:ascii="Times New Roman" w:hAnsi="Times New Roman" w:cs="Times New Roman"/>
                <w:lang w:val="en-IN"/>
              </w:rPr>
            </w:pPr>
            <w:r w:rsidRPr="006B5C08">
              <w:rPr>
                <w:rFonts w:ascii="Times New Roman" w:hAnsi="Times New Roman" w:cs="Times New Roman"/>
                <w:b/>
                <w:bCs/>
                <w:lang w:val="en-IN"/>
              </w:rPr>
              <w:t>Data We Cannot Delete Immediately Due to Legal Obligation</w:t>
            </w:r>
          </w:p>
        </w:tc>
      </w:tr>
      <w:tr w:rsidR="006B5C08" w:rsidRPr="006B5C08" w14:paraId="0B0E26A3" w14:textId="77777777" w:rsidTr="00C66A7A">
        <w:tc>
          <w:tcPr>
            <w:tcW w:w="3300" w:type="dxa"/>
          </w:tcPr>
          <w:p w14:paraId="39C8FE14" w14:textId="77777777" w:rsidR="006B5C08" w:rsidRPr="006B5C08" w:rsidRDefault="006B5C08" w:rsidP="006B5C08">
            <w:pPr>
              <w:spacing w:after="160" w:line="276" w:lineRule="auto"/>
              <w:rPr>
                <w:rFonts w:ascii="Times New Roman" w:hAnsi="Times New Roman" w:cs="Times New Roman"/>
                <w:lang w:val="en-IN"/>
              </w:rPr>
            </w:pPr>
            <w:r w:rsidRPr="006B5C08">
              <w:rPr>
                <w:rFonts w:ascii="Times New Roman" w:hAnsi="Times New Roman" w:cs="Times New Roman"/>
                <w:lang w:val="en-IN"/>
              </w:rPr>
              <w:t>Active account data and profile information | Current health logs and wellness tracking data | AI-generated reports and insights | Marketing communication records | Dietary and sleep logs | Device and session data | Cookies and tracking data</w:t>
            </w:r>
          </w:p>
        </w:tc>
        <w:tc>
          <w:tcPr>
            <w:tcW w:w="6060" w:type="dxa"/>
          </w:tcPr>
          <w:p w14:paraId="6EC80900" w14:textId="4BDFEECE" w:rsidR="006B5C08" w:rsidRPr="006B5C08" w:rsidRDefault="006B5C08" w:rsidP="006B5C08">
            <w:pPr>
              <w:spacing w:after="160" w:line="276" w:lineRule="auto"/>
              <w:rPr>
                <w:rFonts w:ascii="Times New Roman" w:hAnsi="Times New Roman" w:cs="Times New Roman"/>
                <w:lang w:val="en-IN"/>
              </w:rPr>
            </w:pPr>
            <w:r w:rsidRPr="006B5C08">
              <w:rPr>
                <w:rFonts w:ascii="Times New Roman" w:hAnsi="Times New Roman" w:cs="Times New Roman"/>
                <w:lang w:val="en-IN"/>
              </w:rPr>
              <w:t>Medical records  minimum 3-year IMC Regulations retention | Financial and payment records  8-year statutory retention | Consent records  5-year DPDPA evidence retention | Active or ongoing legal dispute records  Limitation Act retention | Grievance and complaint records  IT Rules 2021 retention | CERT-In mandated security logs</w:t>
            </w:r>
          </w:p>
        </w:tc>
      </w:tr>
    </w:tbl>
    <w:p w14:paraId="38ECE267" w14:textId="77777777" w:rsidR="006B5C08" w:rsidRPr="00627A62" w:rsidRDefault="006B5C08" w:rsidP="006B5C08">
      <w:pPr>
        <w:spacing w:line="276" w:lineRule="auto"/>
        <w:rPr>
          <w:rFonts w:ascii="Times New Roman" w:hAnsi="Times New Roman" w:cs="Times New Roman"/>
          <w:lang w:val="en-IN"/>
        </w:rPr>
      </w:pPr>
      <w:r w:rsidRPr="006B5C08">
        <w:rPr>
          <w:rFonts w:ascii="Times New Roman" w:hAnsi="Times New Roman" w:cs="Times New Roman"/>
          <w:lang w:val="en-IN"/>
        </w:rPr>
        <w:t xml:space="preserve"> </w:t>
      </w:r>
    </w:p>
    <w:p w14:paraId="7E095850" w14:textId="77777777" w:rsidR="00C66A7A" w:rsidRPr="006B5C08" w:rsidRDefault="00C66A7A" w:rsidP="00C66A7A">
      <w:pPr>
        <w:spacing w:line="276" w:lineRule="auto"/>
        <w:rPr>
          <w:rFonts w:ascii="Times New Roman" w:hAnsi="Times New Roman" w:cs="Times New Roman"/>
          <w:i/>
          <w:iCs/>
          <w:lang w:val="en-IN"/>
        </w:rPr>
      </w:pPr>
      <w:r w:rsidRPr="006B5C08">
        <w:rPr>
          <w:rFonts w:ascii="Times New Roman" w:hAnsi="Times New Roman" w:cs="Times New Roman"/>
          <w:i/>
          <w:iCs/>
          <w:lang w:val="en-IN"/>
        </w:rPr>
        <w:t>What Happens to Your AI Outputs After Deletion</w:t>
      </w:r>
    </w:p>
    <w:p w14:paraId="4A10781A" w14:textId="6B028B92" w:rsidR="006B5C08" w:rsidRPr="006B5C08" w:rsidRDefault="00C66A7A" w:rsidP="006B5C08">
      <w:pPr>
        <w:spacing w:line="276" w:lineRule="auto"/>
        <w:rPr>
          <w:rFonts w:ascii="Times New Roman" w:hAnsi="Times New Roman" w:cs="Times New Roman"/>
          <w:lang w:val="en-IN"/>
        </w:rPr>
      </w:pPr>
      <w:r w:rsidRPr="006B5C08">
        <w:rPr>
          <w:rFonts w:ascii="Times New Roman" w:hAnsi="Times New Roman" w:cs="Times New Roman"/>
          <w:lang w:val="en-IN"/>
        </w:rPr>
        <w:t xml:space="preserve">If you request deletion of your health data inputs (lab reports, biometric data, medical history), the AI-generated insights derived from that data are no longer meaningfully associated with real underlying data. However, the AI-generated reports themselves may be retained for the applicable post-purpose period for </w:t>
      </w:r>
      <w:r w:rsidRPr="006B5C08">
        <w:rPr>
          <w:rFonts w:ascii="Times New Roman" w:hAnsi="Times New Roman" w:cs="Times New Roman"/>
          <w:lang w:val="en-IN"/>
        </w:rPr>
        <w:lastRenderedPageBreak/>
        <w:t>liability defence purposes, in an access-restricted archive. They will not be used for any operational or commercial purpose during this period.</w:t>
      </w:r>
    </w:p>
    <w:p w14:paraId="74DC5E79" w14:textId="5BB14F02" w:rsidR="006B5C08" w:rsidRPr="006B5C08" w:rsidRDefault="006B5C08" w:rsidP="006B5C08">
      <w:pPr>
        <w:spacing w:line="276" w:lineRule="auto"/>
        <w:rPr>
          <w:rFonts w:ascii="Times New Roman" w:hAnsi="Times New Roman" w:cs="Times New Roman"/>
          <w:b/>
          <w:bCs/>
          <w:lang w:val="en-IN"/>
        </w:rPr>
      </w:pPr>
      <w:r w:rsidRPr="006B5C08">
        <w:rPr>
          <w:rFonts w:ascii="Times New Roman" w:hAnsi="Times New Roman" w:cs="Times New Roman"/>
          <w:b/>
          <w:bCs/>
          <w:lang w:val="en-IN"/>
        </w:rPr>
        <w:t>Account Closure and Data Handling</w:t>
      </w:r>
    </w:p>
    <w:p w14:paraId="2A24AFB2" w14:textId="3928A093" w:rsidR="006B5C08" w:rsidRPr="006B5C08" w:rsidRDefault="006B5C08" w:rsidP="006B5C08">
      <w:pPr>
        <w:spacing w:line="276" w:lineRule="auto"/>
        <w:rPr>
          <w:rFonts w:ascii="Times New Roman" w:hAnsi="Times New Roman" w:cs="Times New Roman"/>
          <w:lang w:val="en-IN"/>
        </w:rPr>
      </w:pPr>
      <w:r w:rsidRPr="006B5C08">
        <w:rPr>
          <w:rFonts w:ascii="Times New Roman" w:hAnsi="Times New Roman" w:cs="Times New Roman"/>
          <w:lang w:val="en-IN"/>
        </w:rPr>
        <w:t xml:space="preserve">When you close your account on the </w:t>
      </w:r>
      <w:proofErr w:type="gramStart"/>
      <w:r w:rsidRPr="006B5C08">
        <w:rPr>
          <w:rFonts w:ascii="Times New Roman" w:hAnsi="Times New Roman" w:cs="Times New Roman"/>
          <w:lang w:val="en-IN"/>
        </w:rPr>
        <w:t>take.health</w:t>
      </w:r>
      <w:proofErr w:type="gramEnd"/>
      <w:r w:rsidRPr="006B5C08">
        <w:rPr>
          <w:rFonts w:ascii="Times New Roman" w:hAnsi="Times New Roman" w:cs="Times New Roman"/>
          <w:lang w:val="en-IN"/>
        </w:rPr>
        <w:t xml:space="preserve"> Platform, the following data handling process is applied:</w:t>
      </w:r>
    </w:p>
    <w:p w14:paraId="5C750B7D" w14:textId="66A4E810" w:rsidR="006B5C08" w:rsidRPr="006B5C08" w:rsidRDefault="006B5C08" w:rsidP="006B5C08">
      <w:pPr>
        <w:spacing w:line="276" w:lineRule="auto"/>
        <w:rPr>
          <w:rFonts w:ascii="Times New Roman" w:hAnsi="Times New Roman" w:cs="Times New Roman"/>
          <w:i/>
          <w:iCs/>
          <w:lang w:val="en-IN"/>
        </w:rPr>
      </w:pPr>
      <w:r w:rsidRPr="006B5C08">
        <w:rPr>
          <w:rFonts w:ascii="Times New Roman" w:hAnsi="Times New Roman" w:cs="Times New Roman"/>
          <w:i/>
          <w:iCs/>
          <w:lang w:val="en-IN"/>
        </w:rPr>
        <w:t>Immediate Actions on Account Closure</w:t>
      </w:r>
    </w:p>
    <w:p w14:paraId="1146B3B9" w14:textId="2624514B" w:rsidR="006B5C08" w:rsidRPr="006B5C08" w:rsidRDefault="006B5C08" w:rsidP="006B5C08">
      <w:pPr>
        <w:numPr>
          <w:ilvl w:val="0"/>
          <w:numId w:val="30"/>
        </w:numPr>
        <w:spacing w:line="276" w:lineRule="auto"/>
        <w:rPr>
          <w:rFonts w:ascii="Times New Roman" w:hAnsi="Times New Roman" w:cs="Times New Roman"/>
          <w:lang w:val="en-IN"/>
        </w:rPr>
      </w:pPr>
      <w:r w:rsidRPr="006B5C08">
        <w:rPr>
          <w:rFonts w:ascii="Times New Roman" w:hAnsi="Times New Roman" w:cs="Times New Roman"/>
          <w:lang w:val="en-IN"/>
        </w:rPr>
        <w:t>Your account access is immediately deactivated you will not be able to log in</w:t>
      </w:r>
    </w:p>
    <w:p w14:paraId="6069769A" w14:textId="77777777" w:rsidR="006B5C08" w:rsidRPr="006B5C08" w:rsidRDefault="006B5C08" w:rsidP="006B5C08">
      <w:pPr>
        <w:numPr>
          <w:ilvl w:val="0"/>
          <w:numId w:val="30"/>
        </w:numPr>
        <w:spacing w:line="276" w:lineRule="auto"/>
        <w:rPr>
          <w:rFonts w:ascii="Times New Roman" w:hAnsi="Times New Roman" w:cs="Times New Roman"/>
          <w:lang w:val="en-IN"/>
        </w:rPr>
      </w:pPr>
      <w:r w:rsidRPr="006B5C08">
        <w:rPr>
          <w:rFonts w:ascii="Times New Roman" w:hAnsi="Times New Roman" w:cs="Times New Roman"/>
          <w:lang w:val="en-IN"/>
        </w:rPr>
        <w:t>Your profile data and health dashboard are removed from the active user-facing Platform</w:t>
      </w:r>
    </w:p>
    <w:p w14:paraId="48F7ED34" w14:textId="77777777" w:rsidR="006B5C08" w:rsidRPr="006B5C08" w:rsidRDefault="006B5C08" w:rsidP="006B5C08">
      <w:pPr>
        <w:numPr>
          <w:ilvl w:val="0"/>
          <w:numId w:val="30"/>
        </w:numPr>
        <w:spacing w:line="276" w:lineRule="auto"/>
        <w:rPr>
          <w:rFonts w:ascii="Times New Roman" w:hAnsi="Times New Roman" w:cs="Times New Roman"/>
          <w:lang w:val="en-IN"/>
        </w:rPr>
      </w:pPr>
      <w:r w:rsidRPr="006B5C08">
        <w:rPr>
          <w:rFonts w:ascii="Times New Roman" w:hAnsi="Times New Roman" w:cs="Times New Roman"/>
          <w:lang w:val="en-IN"/>
        </w:rPr>
        <w:t>All active recurring subscription charges are cancelled</w:t>
      </w:r>
    </w:p>
    <w:p w14:paraId="6A53B603" w14:textId="77777777" w:rsidR="006B5C08" w:rsidRPr="006B5C08" w:rsidRDefault="006B5C08" w:rsidP="006B5C08">
      <w:pPr>
        <w:numPr>
          <w:ilvl w:val="0"/>
          <w:numId w:val="30"/>
        </w:numPr>
        <w:spacing w:line="276" w:lineRule="auto"/>
        <w:rPr>
          <w:rFonts w:ascii="Times New Roman" w:hAnsi="Times New Roman" w:cs="Times New Roman"/>
          <w:lang w:val="en-IN"/>
        </w:rPr>
      </w:pPr>
      <w:r w:rsidRPr="006B5C08">
        <w:rPr>
          <w:rFonts w:ascii="Times New Roman" w:hAnsi="Times New Roman" w:cs="Times New Roman"/>
          <w:lang w:val="en-IN"/>
        </w:rPr>
        <w:t>Your data is migrated from the active production database to the restricted-access retention archive</w:t>
      </w:r>
    </w:p>
    <w:p w14:paraId="7BD7F8F5" w14:textId="5A4F6DAE" w:rsidR="006B5C08" w:rsidRPr="006B5C08" w:rsidRDefault="006B5C08" w:rsidP="00C66A7A">
      <w:pPr>
        <w:spacing w:line="276" w:lineRule="auto"/>
        <w:rPr>
          <w:rFonts w:ascii="Times New Roman" w:hAnsi="Times New Roman" w:cs="Times New Roman"/>
          <w:i/>
          <w:iCs/>
          <w:lang w:val="en-IN"/>
        </w:rPr>
      </w:pPr>
      <w:r w:rsidRPr="006B5C08">
        <w:rPr>
          <w:rFonts w:ascii="Times New Roman" w:hAnsi="Times New Roman" w:cs="Times New Roman"/>
          <w:i/>
          <w:iCs/>
          <w:lang w:val="en-IN"/>
        </w:rPr>
        <w:t xml:space="preserve"> Post-Closure Data Management</w:t>
      </w:r>
    </w:p>
    <w:p w14:paraId="2776C35F" w14:textId="77777777" w:rsidR="006B5C08" w:rsidRPr="006B5C08" w:rsidRDefault="006B5C08" w:rsidP="006B5C08">
      <w:pPr>
        <w:numPr>
          <w:ilvl w:val="0"/>
          <w:numId w:val="30"/>
        </w:numPr>
        <w:spacing w:line="276" w:lineRule="auto"/>
        <w:rPr>
          <w:rFonts w:ascii="Times New Roman" w:hAnsi="Times New Roman" w:cs="Times New Roman"/>
          <w:lang w:val="en-IN"/>
        </w:rPr>
      </w:pPr>
      <w:r w:rsidRPr="006B5C08">
        <w:rPr>
          <w:rFonts w:ascii="Times New Roman" w:hAnsi="Times New Roman" w:cs="Times New Roman"/>
          <w:lang w:val="en-IN"/>
        </w:rPr>
        <w:t>Data in the retention archive is held only for the periods specified in Section 4 of this Policy</w:t>
      </w:r>
    </w:p>
    <w:p w14:paraId="1231CA70" w14:textId="25CECDF9" w:rsidR="006B5C08" w:rsidRPr="006B5C08" w:rsidRDefault="006B5C08" w:rsidP="006B5C08">
      <w:pPr>
        <w:numPr>
          <w:ilvl w:val="0"/>
          <w:numId w:val="30"/>
        </w:numPr>
        <w:spacing w:line="276" w:lineRule="auto"/>
        <w:rPr>
          <w:rFonts w:ascii="Times New Roman" w:hAnsi="Times New Roman" w:cs="Times New Roman"/>
          <w:lang w:val="en-IN"/>
        </w:rPr>
      </w:pPr>
      <w:r w:rsidRPr="006B5C08">
        <w:rPr>
          <w:rFonts w:ascii="Times New Roman" w:hAnsi="Times New Roman" w:cs="Times New Roman"/>
          <w:lang w:val="en-IN"/>
        </w:rPr>
        <w:t xml:space="preserve">You may request a copy of your data at any time within the retention period by emailing </w:t>
      </w:r>
      <w:r w:rsidR="008C7476">
        <w:rPr>
          <w:rFonts w:ascii="Times New Roman" w:eastAsia="Times New Roman" w:hAnsi="Times New Roman" w:cs="Times New Roman"/>
          <w:color w:val="000000"/>
          <w:kern w:val="0"/>
          <w:lang w:val="en-IN" w:eastAsia="en-GB" w:bidi="hi-IN"/>
          <w14:ligatures w14:val="none"/>
        </w:rPr>
        <w:t>support@takesolutions.com</w:t>
      </w:r>
    </w:p>
    <w:p w14:paraId="1B2FE3A3" w14:textId="77777777" w:rsidR="006B5C08" w:rsidRPr="006B5C08" w:rsidRDefault="006B5C08" w:rsidP="006B5C08">
      <w:pPr>
        <w:numPr>
          <w:ilvl w:val="0"/>
          <w:numId w:val="30"/>
        </w:numPr>
        <w:spacing w:line="276" w:lineRule="auto"/>
        <w:rPr>
          <w:rFonts w:ascii="Times New Roman" w:hAnsi="Times New Roman" w:cs="Times New Roman"/>
          <w:lang w:val="en-IN"/>
        </w:rPr>
      </w:pPr>
      <w:r w:rsidRPr="006B5C08">
        <w:rPr>
          <w:rFonts w:ascii="Times New Roman" w:hAnsi="Times New Roman" w:cs="Times New Roman"/>
          <w:lang w:val="en-IN"/>
        </w:rPr>
        <w:t>You may request the deletion of specific data categories subject to the provisions of Section 5 above</w:t>
      </w:r>
    </w:p>
    <w:p w14:paraId="173C997E" w14:textId="77777777" w:rsidR="006B5C08" w:rsidRPr="006B5C08" w:rsidRDefault="006B5C08" w:rsidP="006B5C08">
      <w:pPr>
        <w:numPr>
          <w:ilvl w:val="0"/>
          <w:numId w:val="30"/>
        </w:numPr>
        <w:spacing w:line="276" w:lineRule="auto"/>
        <w:rPr>
          <w:rFonts w:ascii="Times New Roman" w:hAnsi="Times New Roman" w:cs="Times New Roman"/>
          <w:lang w:val="en-IN"/>
        </w:rPr>
      </w:pPr>
      <w:r w:rsidRPr="006B5C08">
        <w:rPr>
          <w:rFonts w:ascii="Times New Roman" w:hAnsi="Times New Roman" w:cs="Times New Roman"/>
          <w:lang w:val="en-IN"/>
        </w:rPr>
        <w:t>Upon expiry of all applicable retention periods, all remaining data is permanently and securely destroyed</w:t>
      </w:r>
    </w:p>
    <w:p w14:paraId="490E4139" w14:textId="3F1BF124" w:rsidR="006B5C08" w:rsidRPr="006B5C08" w:rsidRDefault="006B5C08" w:rsidP="006B5C08">
      <w:pPr>
        <w:spacing w:line="276" w:lineRule="auto"/>
        <w:rPr>
          <w:rFonts w:ascii="Times New Roman" w:hAnsi="Times New Roman" w:cs="Times New Roman"/>
          <w:b/>
          <w:bCs/>
          <w:lang w:val="en-IN"/>
        </w:rPr>
      </w:pPr>
      <w:r w:rsidRPr="006B5C08">
        <w:rPr>
          <w:rFonts w:ascii="Times New Roman" w:hAnsi="Times New Roman" w:cs="Times New Roman"/>
          <w:b/>
          <w:bCs/>
          <w:lang w:val="en-IN"/>
        </w:rPr>
        <w:t>Requesting Your Data Before Deletion (Right to Data Portability)</w:t>
      </w:r>
    </w:p>
    <w:p w14:paraId="42E8FEEC" w14:textId="630CF1F2" w:rsidR="006B5C08" w:rsidRPr="006B5C08" w:rsidRDefault="006B5C08" w:rsidP="006B5C08">
      <w:pPr>
        <w:spacing w:line="276" w:lineRule="auto"/>
        <w:rPr>
          <w:rFonts w:ascii="Times New Roman" w:hAnsi="Times New Roman" w:cs="Times New Roman"/>
          <w:lang w:val="en-IN"/>
        </w:rPr>
      </w:pPr>
      <w:r w:rsidRPr="006B5C08">
        <w:rPr>
          <w:rFonts w:ascii="Times New Roman" w:hAnsi="Times New Roman" w:cs="Times New Roman"/>
          <w:lang w:val="en-IN"/>
        </w:rPr>
        <w:t>Before closing your account or requesting deletion, you may request a complete download of your personal data in a structured, machine-readable format. This includes all health records, uploaded documents, AI-generated reports, and account information. Submit such requests to</w:t>
      </w:r>
      <w:r w:rsidR="008C7476" w:rsidRPr="008C7476">
        <w:rPr>
          <w:rFonts w:ascii="Times New Roman" w:eastAsia="Times New Roman" w:hAnsi="Times New Roman" w:cs="Times New Roman"/>
          <w:color w:val="000000"/>
          <w:kern w:val="0"/>
          <w:lang w:val="en-IN" w:eastAsia="en-GB" w:bidi="hi-IN"/>
          <w14:ligatures w14:val="none"/>
        </w:rPr>
        <w:t xml:space="preserve"> </w:t>
      </w:r>
      <w:r w:rsidR="008C7476">
        <w:rPr>
          <w:rFonts w:ascii="Times New Roman" w:eastAsia="Times New Roman" w:hAnsi="Times New Roman" w:cs="Times New Roman"/>
          <w:color w:val="000000"/>
          <w:kern w:val="0"/>
          <w:lang w:val="en-IN" w:eastAsia="en-GB" w:bidi="hi-IN"/>
          <w14:ligatures w14:val="none"/>
        </w:rPr>
        <w:t>support@takesolutions.com</w:t>
      </w:r>
      <w:r w:rsidRPr="006B5C08">
        <w:rPr>
          <w:rFonts w:ascii="Times New Roman" w:hAnsi="Times New Roman" w:cs="Times New Roman"/>
          <w:lang w:val="en-IN"/>
        </w:rPr>
        <w:t>. Data will be provided within 30 days in PDF or machine-readable format.</w:t>
      </w:r>
    </w:p>
    <w:p w14:paraId="34BEA5A0" w14:textId="2354C2DF" w:rsidR="006B5C08" w:rsidRPr="006B5C08" w:rsidRDefault="006B5C08" w:rsidP="00C66A7A">
      <w:pPr>
        <w:spacing w:line="276" w:lineRule="auto"/>
        <w:rPr>
          <w:rFonts w:ascii="Times New Roman" w:hAnsi="Times New Roman" w:cs="Times New Roman"/>
          <w:b/>
          <w:bCs/>
          <w:lang w:val="en-IN"/>
        </w:rPr>
      </w:pPr>
      <w:r w:rsidRPr="006B5C08">
        <w:rPr>
          <w:rFonts w:ascii="Times New Roman" w:hAnsi="Times New Roman" w:cs="Times New Roman"/>
          <w:b/>
          <w:bCs/>
          <w:lang w:val="en-IN"/>
        </w:rPr>
        <w:t>Retention of Data for Legal Proceedings</w:t>
      </w:r>
    </w:p>
    <w:p w14:paraId="10E4AC3E" w14:textId="3764C654" w:rsidR="006B5C08" w:rsidRPr="006B5C08" w:rsidRDefault="006B5C08" w:rsidP="006B5C08">
      <w:pPr>
        <w:spacing w:line="276" w:lineRule="auto"/>
        <w:rPr>
          <w:rFonts w:ascii="Times New Roman" w:hAnsi="Times New Roman" w:cs="Times New Roman"/>
          <w:lang w:val="en-IN"/>
        </w:rPr>
      </w:pPr>
      <w:r w:rsidRPr="006B5C08">
        <w:rPr>
          <w:rFonts w:ascii="Times New Roman" w:hAnsi="Times New Roman" w:cs="Times New Roman"/>
          <w:lang w:val="en-IN"/>
        </w:rPr>
        <w:t>Where the Company becomes aware through a court order, a legal notice, a regulatory investigation, or internal identification of a potential legal dispute that specific personal data may be relevant to legal proceedings, the Company may apply a legal hold to that data, overriding the standard retention schedule.</w:t>
      </w:r>
    </w:p>
    <w:p w14:paraId="1F620DE4" w14:textId="77777777" w:rsidR="006B5C08" w:rsidRPr="006B5C08" w:rsidRDefault="006B5C08" w:rsidP="006B5C08">
      <w:pPr>
        <w:spacing w:line="276" w:lineRule="auto"/>
        <w:rPr>
          <w:rFonts w:ascii="Times New Roman" w:hAnsi="Times New Roman" w:cs="Times New Roman"/>
          <w:lang w:val="en-IN"/>
        </w:rPr>
      </w:pPr>
      <w:r w:rsidRPr="006B5C08">
        <w:rPr>
          <w:rFonts w:ascii="Times New Roman" w:hAnsi="Times New Roman" w:cs="Times New Roman"/>
          <w:lang w:val="en-IN"/>
        </w:rPr>
        <w:t>Under a legal hold:</w:t>
      </w:r>
    </w:p>
    <w:p w14:paraId="0FBBA984" w14:textId="77777777" w:rsidR="006B5C08" w:rsidRPr="006B5C08" w:rsidRDefault="006B5C08" w:rsidP="006B5C08">
      <w:pPr>
        <w:numPr>
          <w:ilvl w:val="0"/>
          <w:numId w:val="30"/>
        </w:numPr>
        <w:spacing w:line="276" w:lineRule="auto"/>
        <w:rPr>
          <w:rFonts w:ascii="Times New Roman" w:hAnsi="Times New Roman" w:cs="Times New Roman"/>
          <w:lang w:val="en-IN"/>
        </w:rPr>
      </w:pPr>
      <w:r w:rsidRPr="006B5C08">
        <w:rPr>
          <w:rFonts w:ascii="Times New Roman" w:hAnsi="Times New Roman" w:cs="Times New Roman"/>
          <w:lang w:val="en-IN"/>
        </w:rPr>
        <w:t>The data identified as potentially relevant is preserved in its current state and not deleted, modified, or transferred until the legal hold is lifted</w:t>
      </w:r>
    </w:p>
    <w:p w14:paraId="2D62DD95" w14:textId="77777777" w:rsidR="006B5C08" w:rsidRPr="006B5C08" w:rsidRDefault="006B5C08" w:rsidP="006B5C08">
      <w:pPr>
        <w:numPr>
          <w:ilvl w:val="0"/>
          <w:numId w:val="30"/>
        </w:numPr>
        <w:spacing w:line="276" w:lineRule="auto"/>
        <w:rPr>
          <w:rFonts w:ascii="Times New Roman" w:hAnsi="Times New Roman" w:cs="Times New Roman"/>
          <w:lang w:val="en-IN"/>
        </w:rPr>
      </w:pPr>
      <w:r w:rsidRPr="006B5C08">
        <w:rPr>
          <w:rFonts w:ascii="Times New Roman" w:hAnsi="Times New Roman" w:cs="Times New Roman"/>
          <w:lang w:val="en-IN"/>
        </w:rPr>
        <w:t>Access to legally held data is restricted to authorised legal, compliance, and senior management personnel</w:t>
      </w:r>
    </w:p>
    <w:p w14:paraId="44DB728C" w14:textId="77777777" w:rsidR="006B5C08" w:rsidRPr="006B5C08" w:rsidRDefault="006B5C08" w:rsidP="006B5C08">
      <w:pPr>
        <w:numPr>
          <w:ilvl w:val="0"/>
          <w:numId w:val="30"/>
        </w:numPr>
        <w:spacing w:line="276" w:lineRule="auto"/>
        <w:rPr>
          <w:rFonts w:ascii="Times New Roman" w:hAnsi="Times New Roman" w:cs="Times New Roman"/>
          <w:lang w:val="en-IN"/>
        </w:rPr>
      </w:pPr>
      <w:r w:rsidRPr="006B5C08">
        <w:rPr>
          <w:rFonts w:ascii="Times New Roman" w:hAnsi="Times New Roman" w:cs="Times New Roman"/>
          <w:lang w:val="en-IN"/>
        </w:rPr>
        <w:t>You will be notified if a legal hold has been placed on your data, unless such notification is prohibited by a court order or applicable law</w:t>
      </w:r>
    </w:p>
    <w:p w14:paraId="31C64166" w14:textId="77777777" w:rsidR="006B5C08" w:rsidRPr="006B5C08" w:rsidRDefault="006B5C08" w:rsidP="006B5C08">
      <w:pPr>
        <w:numPr>
          <w:ilvl w:val="0"/>
          <w:numId w:val="30"/>
        </w:numPr>
        <w:spacing w:line="276" w:lineRule="auto"/>
        <w:rPr>
          <w:rFonts w:ascii="Times New Roman" w:hAnsi="Times New Roman" w:cs="Times New Roman"/>
          <w:lang w:val="en-IN"/>
        </w:rPr>
      </w:pPr>
      <w:r w:rsidRPr="006B5C08">
        <w:rPr>
          <w:rFonts w:ascii="Times New Roman" w:hAnsi="Times New Roman" w:cs="Times New Roman"/>
          <w:lang w:val="en-IN"/>
        </w:rPr>
        <w:t>When the legal proceedings are concluded and no further retention is required, the legal hold will be lifted and standard retention schedules will resume</w:t>
      </w:r>
    </w:p>
    <w:p w14:paraId="0F39D27C" w14:textId="0E80DC0F" w:rsidR="006B5C08" w:rsidRPr="006B5C08" w:rsidRDefault="006B5C08" w:rsidP="006B5C08">
      <w:pPr>
        <w:spacing w:line="276" w:lineRule="auto"/>
        <w:rPr>
          <w:rFonts w:ascii="Times New Roman" w:hAnsi="Times New Roman" w:cs="Times New Roman"/>
          <w:b/>
          <w:bCs/>
          <w:lang w:val="en-IN"/>
        </w:rPr>
      </w:pPr>
      <w:r w:rsidRPr="006B5C08">
        <w:rPr>
          <w:rFonts w:ascii="Times New Roman" w:hAnsi="Times New Roman" w:cs="Times New Roman"/>
          <w:b/>
          <w:bCs/>
          <w:lang w:val="en-IN"/>
        </w:rPr>
        <w:t xml:space="preserve">Third-Party Data Processors </w:t>
      </w:r>
      <w:r w:rsidR="00C66A7A" w:rsidRPr="00627A62">
        <w:rPr>
          <w:rFonts w:ascii="Times New Roman" w:hAnsi="Times New Roman" w:cs="Times New Roman"/>
          <w:b/>
          <w:bCs/>
          <w:lang w:val="en-IN"/>
        </w:rPr>
        <w:t>and</w:t>
      </w:r>
      <w:r w:rsidRPr="006B5C08">
        <w:rPr>
          <w:rFonts w:ascii="Times New Roman" w:hAnsi="Times New Roman" w:cs="Times New Roman"/>
          <w:b/>
          <w:bCs/>
          <w:lang w:val="en-IN"/>
        </w:rPr>
        <w:t xml:space="preserve"> Retention Obligations</w:t>
      </w:r>
    </w:p>
    <w:p w14:paraId="384C9466" w14:textId="4D9E011B" w:rsidR="006B5C08" w:rsidRPr="006B5C08" w:rsidRDefault="006B5C08" w:rsidP="006B5C08">
      <w:pPr>
        <w:spacing w:line="276" w:lineRule="auto"/>
        <w:rPr>
          <w:rFonts w:ascii="Times New Roman" w:hAnsi="Times New Roman" w:cs="Times New Roman"/>
          <w:lang w:val="en-IN"/>
        </w:rPr>
      </w:pPr>
      <w:r w:rsidRPr="006B5C08">
        <w:rPr>
          <w:rFonts w:ascii="Times New Roman" w:hAnsi="Times New Roman" w:cs="Times New Roman"/>
          <w:lang w:val="en-IN"/>
        </w:rPr>
        <w:t>All third-party service providers (Data Processors) engaged by the Company</w:t>
      </w:r>
      <w:r w:rsidR="00C66A7A" w:rsidRPr="00627A62">
        <w:rPr>
          <w:rFonts w:ascii="Times New Roman" w:hAnsi="Times New Roman" w:cs="Times New Roman"/>
          <w:lang w:val="en-IN"/>
        </w:rPr>
        <w:t xml:space="preserve"> </w:t>
      </w:r>
      <w:r w:rsidRPr="006B5C08">
        <w:rPr>
          <w:rFonts w:ascii="Times New Roman" w:hAnsi="Times New Roman" w:cs="Times New Roman"/>
          <w:lang w:val="en-IN"/>
        </w:rPr>
        <w:t xml:space="preserve">including cloud infrastructure providers, AI API providers, analytics tools, and customer support </w:t>
      </w:r>
      <w:proofErr w:type="gramStart"/>
      <w:r w:rsidRPr="006B5C08">
        <w:rPr>
          <w:rFonts w:ascii="Times New Roman" w:hAnsi="Times New Roman" w:cs="Times New Roman"/>
          <w:lang w:val="en-IN"/>
        </w:rPr>
        <w:t>platforms  are</w:t>
      </w:r>
      <w:proofErr w:type="gramEnd"/>
      <w:r w:rsidRPr="006B5C08">
        <w:rPr>
          <w:rFonts w:ascii="Times New Roman" w:hAnsi="Times New Roman" w:cs="Times New Roman"/>
          <w:lang w:val="en-IN"/>
        </w:rPr>
        <w:t xml:space="preserve"> contractually required to:</w:t>
      </w:r>
    </w:p>
    <w:p w14:paraId="6CE5CD1E" w14:textId="77777777" w:rsidR="006B5C08" w:rsidRPr="006B5C08" w:rsidRDefault="006B5C08" w:rsidP="006B5C08">
      <w:pPr>
        <w:numPr>
          <w:ilvl w:val="0"/>
          <w:numId w:val="30"/>
        </w:numPr>
        <w:spacing w:line="276" w:lineRule="auto"/>
        <w:rPr>
          <w:rFonts w:ascii="Times New Roman" w:hAnsi="Times New Roman" w:cs="Times New Roman"/>
          <w:lang w:val="en-IN"/>
        </w:rPr>
      </w:pPr>
      <w:r w:rsidRPr="006B5C08">
        <w:rPr>
          <w:rFonts w:ascii="Times New Roman" w:hAnsi="Times New Roman" w:cs="Times New Roman"/>
          <w:lang w:val="en-IN"/>
        </w:rPr>
        <w:lastRenderedPageBreak/>
        <w:t>Implement data retention and deletion practices that are at least as stringent as those described in this Policy</w:t>
      </w:r>
    </w:p>
    <w:p w14:paraId="46FADD5A" w14:textId="77777777" w:rsidR="006B5C08" w:rsidRPr="006B5C08" w:rsidRDefault="006B5C08" w:rsidP="006B5C08">
      <w:pPr>
        <w:numPr>
          <w:ilvl w:val="0"/>
          <w:numId w:val="30"/>
        </w:numPr>
        <w:spacing w:line="276" w:lineRule="auto"/>
        <w:rPr>
          <w:rFonts w:ascii="Times New Roman" w:hAnsi="Times New Roman" w:cs="Times New Roman"/>
          <w:lang w:val="en-IN"/>
        </w:rPr>
      </w:pPr>
      <w:r w:rsidRPr="006B5C08">
        <w:rPr>
          <w:rFonts w:ascii="Times New Roman" w:hAnsi="Times New Roman" w:cs="Times New Roman"/>
          <w:lang w:val="en-IN"/>
        </w:rPr>
        <w:t>Retain personal data only for the period necessary to deliver the specific service contracted</w:t>
      </w:r>
    </w:p>
    <w:p w14:paraId="210A9D4A" w14:textId="77777777" w:rsidR="006B5C08" w:rsidRPr="006B5C08" w:rsidRDefault="006B5C08" w:rsidP="006B5C08">
      <w:pPr>
        <w:numPr>
          <w:ilvl w:val="0"/>
          <w:numId w:val="30"/>
        </w:numPr>
        <w:spacing w:line="276" w:lineRule="auto"/>
        <w:rPr>
          <w:rFonts w:ascii="Times New Roman" w:hAnsi="Times New Roman" w:cs="Times New Roman"/>
          <w:lang w:val="en-IN"/>
        </w:rPr>
      </w:pPr>
      <w:r w:rsidRPr="006B5C08">
        <w:rPr>
          <w:rFonts w:ascii="Times New Roman" w:hAnsi="Times New Roman" w:cs="Times New Roman"/>
          <w:lang w:val="en-IN"/>
        </w:rPr>
        <w:t>Delete or return all personal data upon termination of the service relationship or upon the Company's written instruction</w:t>
      </w:r>
    </w:p>
    <w:p w14:paraId="2F40E053" w14:textId="77777777" w:rsidR="006B5C08" w:rsidRPr="006B5C08" w:rsidRDefault="006B5C08" w:rsidP="006B5C08">
      <w:pPr>
        <w:numPr>
          <w:ilvl w:val="0"/>
          <w:numId w:val="30"/>
        </w:numPr>
        <w:spacing w:line="276" w:lineRule="auto"/>
        <w:rPr>
          <w:rFonts w:ascii="Times New Roman" w:hAnsi="Times New Roman" w:cs="Times New Roman"/>
          <w:lang w:val="en-IN"/>
        </w:rPr>
      </w:pPr>
      <w:r w:rsidRPr="006B5C08">
        <w:rPr>
          <w:rFonts w:ascii="Times New Roman" w:hAnsi="Times New Roman" w:cs="Times New Roman"/>
          <w:lang w:val="en-IN"/>
        </w:rPr>
        <w:t>Provide the Company with written confirmation of deletion upon request</w:t>
      </w:r>
    </w:p>
    <w:p w14:paraId="66EA8BB8" w14:textId="77777777" w:rsidR="006B5C08" w:rsidRPr="006B5C08" w:rsidRDefault="006B5C08" w:rsidP="006B5C08">
      <w:pPr>
        <w:numPr>
          <w:ilvl w:val="0"/>
          <w:numId w:val="30"/>
        </w:numPr>
        <w:spacing w:line="276" w:lineRule="auto"/>
        <w:rPr>
          <w:rFonts w:ascii="Times New Roman" w:hAnsi="Times New Roman" w:cs="Times New Roman"/>
          <w:lang w:val="en-IN"/>
        </w:rPr>
      </w:pPr>
      <w:r w:rsidRPr="006B5C08">
        <w:rPr>
          <w:rFonts w:ascii="Times New Roman" w:hAnsi="Times New Roman" w:cs="Times New Roman"/>
          <w:lang w:val="en-IN"/>
        </w:rPr>
        <w:t>Notify the Company immediately if they are unable to comply with a deletion instruction for any reason</w:t>
      </w:r>
    </w:p>
    <w:p w14:paraId="26F76F7A" w14:textId="77777777" w:rsidR="006B5C08" w:rsidRPr="006B5C08" w:rsidRDefault="006B5C08" w:rsidP="006B5C08">
      <w:pPr>
        <w:spacing w:line="276" w:lineRule="auto"/>
        <w:rPr>
          <w:rFonts w:ascii="Times New Roman" w:hAnsi="Times New Roman" w:cs="Times New Roman"/>
          <w:lang w:val="en-IN"/>
        </w:rPr>
      </w:pPr>
      <w:r w:rsidRPr="006B5C08">
        <w:rPr>
          <w:rFonts w:ascii="Times New Roman" w:hAnsi="Times New Roman" w:cs="Times New Roman"/>
          <w:lang w:val="en-IN"/>
        </w:rPr>
        <w:t>The Company conducts periodic reviews of its Data Processors' retention and deletion practices as part of its data protection compliance programme.</w:t>
      </w:r>
    </w:p>
    <w:p w14:paraId="293A67FE" w14:textId="419D4412" w:rsidR="006B5C08" w:rsidRPr="006B5C08" w:rsidRDefault="006B5C08" w:rsidP="006B5C08">
      <w:pPr>
        <w:spacing w:line="276" w:lineRule="auto"/>
        <w:rPr>
          <w:rFonts w:ascii="Times New Roman" w:hAnsi="Times New Roman" w:cs="Times New Roman"/>
          <w:b/>
          <w:bCs/>
          <w:lang w:val="en-IN"/>
        </w:rPr>
      </w:pPr>
      <w:r w:rsidRPr="006B5C08">
        <w:rPr>
          <w:rFonts w:ascii="Times New Roman" w:hAnsi="Times New Roman" w:cs="Times New Roman"/>
          <w:b/>
          <w:bCs/>
          <w:lang w:val="en-IN"/>
        </w:rPr>
        <w:t>Cross-Border Data Retention</w:t>
      </w:r>
    </w:p>
    <w:p w14:paraId="40B44707" w14:textId="77777777" w:rsidR="006B5C08" w:rsidRPr="006B5C08" w:rsidRDefault="006B5C08" w:rsidP="006B5C08">
      <w:pPr>
        <w:spacing w:line="276" w:lineRule="auto"/>
        <w:rPr>
          <w:rFonts w:ascii="Times New Roman" w:hAnsi="Times New Roman" w:cs="Times New Roman"/>
          <w:lang w:val="en-IN"/>
        </w:rPr>
      </w:pPr>
      <w:r w:rsidRPr="006B5C08">
        <w:rPr>
          <w:rFonts w:ascii="Times New Roman" w:hAnsi="Times New Roman" w:cs="Times New Roman"/>
          <w:lang w:val="en-IN"/>
        </w:rPr>
        <w:t>Where personal data is stored by third-party cloud providers or AI service providers in jurisdictions outside India, the same retention periods specified in this Policy apply. The Company's Data Processing Agreements with overseas providers include:</w:t>
      </w:r>
    </w:p>
    <w:p w14:paraId="5F15A385" w14:textId="77777777" w:rsidR="006B5C08" w:rsidRPr="006B5C08" w:rsidRDefault="006B5C08" w:rsidP="006B5C08">
      <w:pPr>
        <w:numPr>
          <w:ilvl w:val="0"/>
          <w:numId w:val="30"/>
        </w:numPr>
        <w:spacing w:line="276" w:lineRule="auto"/>
        <w:rPr>
          <w:rFonts w:ascii="Times New Roman" w:hAnsi="Times New Roman" w:cs="Times New Roman"/>
          <w:lang w:val="en-IN"/>
        </w:rPr>
      </w:pPr>
      <w:r w:rsidRPr="006B5C08">
        <w:rPr>
          <w:rFonts w:ascii="Times New Roman" w:hAnsi="Times New Roman" w:cs="Times New Roman"/>
          <w:lang w:val="en-IN"/>
        </w:rPr>
        <w:t>Explicit adoption of the retention periods specified in this Policy</w:t>
      </w:r>
    </w:p>
    <w:p w14:paraId="5C2F0633" w14:textId="77777777" w:rsidR="006B5C08" w:rsidRPr="006B5C08" w:rsidRDefault="006B5C08" w:rsidP="006B5C08">
      <w:pPr>
        <w:numPr>
          <w:ilvl w:val="0"/>
          <w:numId w:val="30"/>
        </w:numPr>
        <w:spacing w:line="276" w:lineRule="auto"/>
        <w:rPr>
          <w:rFonts w:ascii="Times New Roman" w:hAnsi="Times New Roman" w:cs="Times New Roman"/>
          <w:lang w:val="en-IN"/>
        </w:rPr>
      </w:pPr>
      <w:r w:rsidRPr="006B5C08">
        <w:rPr>
          <w:rFonts w:ascii="Times New Roman" w:hAnsi="Times New Roman" w:cs="Times New Roman"/>
          <w:lang w:val="en-IN"/>
        </w:rPr>
        <w:t>Obligation to delete data at the end of the applicable retention period even without a specific deletion instruction from the Company</w:t>
      </w:r>
    </w:p>
    <w:p w14:paraId="130DA70D" w14:textId="77777777" w:rsidR="006B5C08" w:rsidRPr="006B5C08" w:rsidRDefault="006B5C08" w:rsidP="006B5C08">
      <w:pPr>
        <w:numPr>
          <w:ilvl w:val="0"/>
          <w:numId w:val="30"/>
        </w:numPr>
        <w:spacing w:line="276" w:lineRule="auto"/>
        <w:rPr>
          <w:rFonts w:ascii="Times New Roman" w:hAnsi="Times New Roman" w:cs="Times New Roman"/>
          <w:lang w:val="en-IN"/>
        </w:rPr>
      </w:pPr>
      <w:r w:rsidRPr="006B5C08">
        <w:rPr>
          <w:rFonts w:ascii="Times New Roman" w:hAnsi="Times New Roman" w:cs="Times New Roman"/>
          <w:lang w:val="en-IN"/>
        </w:rPr>
        <w:t>Prohibition on retaining Indian user data for purposes of the overseas provider's own operations beyond the period specified</w:t>
      </w:r>
    </w:p>
    <w:p w14:paraId="0DCE4D01" w14:textId="77777777" w:rsidR="006B5C08" w:rsidRPr="00627A62" w:rsidRDefault="006B5C08" w:rsidP="006B5C08">
      <w:pPr>
        <w:numPr>
          <w:ilvl w:val="0"/>
          <w:numId w:val="30"/>
        </w:numPr>
        <w:spacing w:line="276" w:lineRule="auto"/>
        <w:rPr>
          <w:rFonts w:ascii="Times New Roman" w:hAnsi="Times New Roman" w:cs="Times New Roman"/>
          <w:lang w:val="en-IN"/>
        </w:rPr>
      </w:pPr>
      <w:r w:rsidRPr="006B5C08">
        <w:rPr>
          <w:rFonts w:ascii="Times New Roman" w:hAnsi="Times New Roman" w:cs="Times New Roman"/>
          <w:lang w:val="en-IN"/>
        </w:rPr>
        <w:t>Right of the Company to audit retention compliance</w:t>
      </w:r>
    </w:p>
    <w:p w14:paraId="65B6B5BE" w14:textId="2AA74DF9" w:rsidR="00C66A7A" w:rsidRPr="00C66A7A" w:rsidRDefault="00C66A7A" w:rsidP="00C66A7A">
      <w:pPr>
        <w:spacing w:line="276" w:lineRule="auto"/>
        <w:jc w:val="center"/>
        <w:rPr>
          <w:rFonts w:ascii="Times New Roman" w:hAnsi="Times New Roman" w:cs="Times New Roman"/>
          <w:b/>
          <w:bCs/>
          <w:lang w:val="en-IN"/>
        </w:rPr>
      </w:pPr>
      <w:r w:rsidRPr="00627A62">
        <w:rPr>
          <w:rFonts w:ascii="Times New Roman" w:hAnsi="Times New Roman" w:cs="Times New Roman"/>
          <w:b/>
          <w:bCs/>
          <w:lang w:val="en-IN"/>
        </w:rPr>
        <w:t>SECTION</w:t>
      </w:r>
      <w:r w:rsidRPr="00C66A7A">
        <w:rPr>
          <w:rFonts w:ascii="Times New Roman" w:hAnsi="Times New Roman" w:cs="Times New Roman"/>
          <w:b/>
          <w:bCs/>
          <w:lang w:val="en-IN"/>
        </w:rPr>
        <w:t xml:space="preserve"> IV</w:t>
      </w:r>
      <w:r w:rsidRPr="00627A62">
        <w:rPr>
          <w:rFonts w:ascii="Times New Roman" w:hAnsi="Times New Roman" w:cs="Times New Roman"/>
          <w:b/>
          <w:bCs/>
          <w:lang w:val="en-IN"/>
        </w:rPr>
        <w:t xml:space="preserve">: </w:t>
      </w:r>
      <w:r w:rsidRPr="00C66A7A">
        <w:rPr>
          <w:rFonts w:ascii="Times New Roman" w:hAnsi="Times New Roman" w:cs="Times New Roman"/>
          <w:b/>
          <w:bCs/>
          <w:lang w:val="en-IN"/>
        </w:rPr>
        <w:t>AI TRANSPARENCY &amp; ALGORITHMIC DISCLOSURE POLICY</w:t>
      </w:r>
    </w:p>
    <w:p w14:paraId="162874B5" w14:textId="77777777" w:rsidR="00C66A7A" w:rsidRPr="00C66A7A" w:rsidRDefault="00C66A7A" w:rsidP="00C66A7A">
      <w:pPr>
        <w:spacing w:line="276" w:lineRule="auto"/>
        <w:rPr>
          <w:rFonts w:ascii="Times New Roman" w:hAnsi="Times New Roman" w:cs="Times New Roman"/>
          <w:lang w:val="en-IN"/>
        </w:rPr>
      </w:pPr>
      <w:r w:rsidRPr="00C66A7A">
        <w:rPr>
          <w:rFonts w:ascii="Times New Roman" w:hAnsi="Times New Roman" w:cs="Times New Roman"/>
          <w:b/>
          <w:bCs/>
          <w:lang w:val="en-IN"/>
        </w:rPr>
        <w:t>Our Commitment on AI Transparency</w:t>
      </w:r>
    </w:p>
    <w:p w14:paraId="29120086" w14:textId="77777777" w:rsidR="00C66A7A" w:rsidRPr="00C66A7A" w:rsidRDefault="00C66A7A" w:rsidP="00C66A7A">
      <w:pPr>
        <w:spacing w:line="276" w:lineRule="auto"/>
        <w:rPr>
          <w:rFonts w:ascii="Times New Roman" w:hAnsi="Times New Roman" w:cs="Times New Roman"/>
          <w:lang w:val="en-IN"/>
        </w:rPr>
      </w:pPr>
      <w:r w:rsidRPr="00C66A7A">
        <w:rPr>
          <w:rFonts w:ascii="Times New Roman" w:hAnsi="Times New Roman" w:cs="Times New Roman"/>
          <w:lang w:val="en-IN"/>
        </w:rPr>
        <w:t>TAKE Solutions Limited commits to deploying AI on the take.health Platform only in ways that are: honest and transparent with Users; explainable at a level meaningful to a non-technical health consumer; subject to human oversight and review; validated for accuracy and fairness across user groups; protective of user privacy and autonomy; and compliant with all applicable Indian law and regulatory guidance. We will never present AI-generated content as human expert opinion, and we will never use your health data to train AI models without your specific, separate, and informed consent.</w:t>
      </w:r>
    </w:p>
    <w:p w14:paraId="5E9683A4" w14:textId="3A513356" w:rsidR="00C66A7A" w:rsidRPr="00C66A7A" w:rsidRDefault="00C66A7A" w:rsidP="00C66A7A">
      <w:pPr>
        <w:spacing w:line="276" w:lineRule="auto"/>
        <w:rPr>
          <w:rFonts w:ascii="Times New Roman" w:hAnsi="Times New Roman" w:cs="Times New Roman"/>
          <w:b/>
          <w:bCs/>
          <w:lang w:val="en-IN"/>
        </w:rPr>
      </w:pPr>
      <w:r w:rsidRPr="00C66A7A">
        <w:rPr>
          <w:rFonts w:ascii="Times New Roman" w:hAnsi="Times New Roman" w:cs="Times New Roman"/>
          <w:b/>
          <w:bCs/>
          <w:lang w:val="en-IN"/>
        </w:rPr>
        <w:t>Purpose and Regulatory Basis</w:t>
      </w:r>
    </w:p>
    <w:p w14:paraId="4F4500E5" w14:textId="0EF0EA87" w:rsidR="00C66A7A" w:rsidRPr="00C66A7A" w:rsidRDefault="00C66A7A" w:rsidP="00C66A7A">
      <w:pPr>
        <w:spacing w:line="276" w:lineRule="auto"/>
        <w:rPr>
          <w:rFonts w:ascii="Times New Roman" w:hAnsi="Times New Roman" w:cs="Times New Roman"/>
          <w:lang w:val="en-IN"/>
        </w:rPr>
      </w:pPr>
      <w:r w:rsidRPr="00C66A7A">
        <w:rPr>
          <w:rFonts w:ascii="Times New Roman" w:hAnsi="Times New Roman" w:cs="Times New Roman"/>
          <w:lang w:val="en-IN"/>
        </w:rPr>
        <w:t>This AI Transparency and Algorithmic Disclosure Policy ("</w:t>
      </w:r>
      <w:r w:rsidRPr="00C66A7A">
        <w:rPr>
          <w:rFonts w:ascii="Times New Roman" w:hAnsi="Times New Roman" w:cs="Times New Roman"/>
          <w:b/>
          <w:bCs/>
          <w:lang w:val="en-IN"/>
        </w:rPr>
        <w:t>AI Policy</w:t>
      </w:r>
      <w:r w:rsidRPr="00C66A7A">
        <w:rPr>
          <w:rFonts w:ascii="Times New Roman" w:hAnsi="Times New Roman" w:cs="Times New Roman"/>
          <w:lang w:val="en-IN"/>
        </w:rPr>
        <w:t xml:space="preserve">") is published by TAKE Solutions Limited in compliance with the Company's obligations to be transparent about the use of artificial intelligence on the </w:t>
      </w:r>
      <w:proofErr w:type="gramStart"/>
      <w:r w:rsidRPr="00C66A7A">
        <w:rPr>
          <w:rFonts w:ascii="Times New Roman" w:hAnsi="Times New Roman" w:cs="Times New Roman"/>
          <w:lang w:val="en-IN"/>
        </w:rPr>
        <w:t>take.health</w:t>
      </w:r>
      <w:proofErr w:type="gramEnd"/>
      <w:r w:rsidRPr="00C66A7A">
        <w:rPr>
          <w:rFonts w:ascii="Times New Roman" w:hAnsi="Times New Roman" w:cs="Times New Roman"/>
          <w:lang w:val="en-IN"/>
        </w:rPr>
        <w:t xml:space="preserve"> Platform. The use of AI in healthcare is a high-consequence application meaning errors or opacity in AI outputs can directly affect Users' health decisions, clinical outcomes, and fundamental rights.</w:t>
      </w:r>
    </w:p>
    <w:p w14:paraId="3B84BE53" w14:textId="4B61FDB5" w:rsidR="00C66A7A" w:rsidRPr="00C66A7A" w:rsidRDefault="00C66A7A" w:rsidP="00C66A7A">
      <w:pPr>
        <w:spacing w:line="276" w:lineRule="auto"/>
        <w:rPr>
          <w:rFonts w:ascii="Times New Roman" w:hAnsi="Times New Roman" w:cs="Times New Roman"/>
          <w:b/>
          <w:bCs/>
          <w:lang w:val="en-IN"/>
        </w:rPr>
      </w:pPr>
      <w:r w:rsidRPr="00C66A7A">
        <w:rPr>
          <w:rFonts w:ascii="Times New Roman" w:hAnsi="Times New Roman" w:cs="Times New Roman"/>
          <w:b/>
          <w:bCs/>
          <w:lang w:val="en-IN"/>
        </w:rPr>
        <w:t>AI Systems Deployed on the Platform</w:t>
      </w:r>
    </w:p>
    <w:p w14:paraId="6E865A1B" w14:textId="77777777" w:rsidR="00C66A7A" w:rsidRPr="00C66A7A" w:rsidRDefault="00C66A7A" w:rsidP="00C66A7A">
      <w:pPr>
        <w:spacing w:line="276" w:lineRule="auto"/>
        <w:rPr>
          <w:rFonts w:ascii="Times New Roman" w:hAnsi="Times New Roman" w:cs="Times New Roman"/>
          <w:lang w:val="en-IN"/>
        </w:rPr>
      </w:pPr>
      <w:r w:rsidRPr="00C66A7A">
        <w:rPr>
          <w:rFonts w:ascii="Times New Roman" w:hAnsi="Times New Roman" w:cs="Times New Roman"/>
          <w:lang w:val="en-IN"/>
        </w:rPr>
        <w:t xml:space="preserve">The </w:t>
      </w:r>
      <w:proofErr w:type="gramStart"/>
      <w:r w:rsidRPr="00C66A7A">
        <w:rPr>
          <w:rFonts w:ascii="Times New Roman" w:hAnsi="Times New Roman" w:cs="Times New Roman"/>
          <w:lang w:val="en-IN"/>
        </w:rPr>
        <w:t>take.health</w:t>
      </w:r>
      <w:proofErr w:type="gramEnd"/>
      <w:r w:rsidRPr="00C66A7A">
        <w:rPr>
          <w:rFonts w:ascii="Times New Roman" w:hAnsi="Times New Roman" w:cs="Times New Roman"/>
          <w:lang w:val="en-IN"/>
        </w:rPr>
        <w:t xml:space="preserve"> Platform employs multiple categories of AI systems to deliver its services. The following table discloses each system category, its function, the data it processes, and the nature of its output. This disclosure is made at a level consistent with transparency obligations while protecting legitimate proprietary information about model architecture and training methodology.</w:t>
      </w:r>
    </w:p>
    <w:p w14:paraId="333BA37D" w14:textId="3C36DE5C" w:rsidR="00C66A7A" w:rsidRPr="00C66A7A" w:rsidDel="00F33787" w:rsidRDefault="00C66A7A" w:rsidP="00C66A7A">
      <w:pPr>
        <w:spacing w:line="276" w:lineRule="auto"/>
        <w:rPr>
          <w:del w:id="764" w:author="USER" w:date="2026-04-16T15:35:00Z"/>
          <w:rFonts w:ascii="Times New Roman" w:hAnsi="Times New Roman" w:cs="Times New Roman"/>
          <w:b/>
          <w:bCs/>
          <w:lang w:val="en-IN"/>
        </w:rPr>
      </w:pPr>
      <w:del w:id="765" w:author="USER" w:date="2026-04-16T15:35:00Z">
        <w:r w:rsidRPr="00C66A7A" w:rsidDel="00F33787">
          <w:rPr>
            <w:rFonts w:ascii="Times New Roman" w:hAnsi="Times New Roman" w:cs="Times New Roman"/>
            <w:b/>
            <w:bCs/>
            <w:lang w:val="en-IN"/>
          </w:rPr>
          <w:delText>AI System Registry</w:delText>
        </w:r>
      </w:del>
    </w:p>
    <w:tbl>
      <w:tblPr>
        <w:tblStyle w:val="TableGrid"/>
        <w:tblW w:w="0" w:type="auto"/>
        <w:tblLook w:val="04A0" w:firstRow="1" w:lastRow="0" w:firstColumn="1" w:lastColumn="0" w:noHBand="0" w:noVBand="1"/>
      </w:tblPr>
      <w:tblGrid>
        <w:gridCol w:w="2844"/>
        <w:gridCol w:w="7352"/>
      </w:tblGrid>
      <w:tr w:rsidR="00C66A7A" w:rsidRPr="00C66A7A" w:rsidDel="00F33787" w14:paraId="2202CBC6" w14:textId="58EDD643" w:rsidTr="00C66A7A">
        <w:trPr>
          <w:del w:id="766" w:author="USER" w:date="2026-04-16T15:35:00Z"/>
        </w:trPr>
        <w:tc>
          <w:tcPr>
            <w:tcW w:w="0" w:type="auto"/>
            <w:hideMark/>
          </w:tcPr>
          <w:p w14:paraId="11FBB89F" w14:textId="1FFD4E35" w:rsidR="00C66A7A" w:rsidRPr="00C66A7A" w:rsidDel="00F33787" w:rsidRDefault="00C66A7A" w:rsidP="00C66A7A">
            <w:pPr>
              <w:spacing w:after="160" w:line="276" w:lineRule="auto"/>
              <w:rPr>
                <w:del w:id="767" w:author="USER" w:date="2026-04-16T15:35:00Z"/>
                <w:rFonts w:ascii="Times New Roman" w:hAnsi="Times New Roman" w:cs="Times New Roman"/>
                <w:b/>
                <w:bCs/>
                <w:lang w:val="en-IN"/>
              </w:rPr>
            </w:pPr>
            <w:del w:id="768" w:author="USER" w:date="2026-04-16T15:35:00Z">
              <w:r w:rsidRPr="00C66A7A" w:rsidDel="00F33787">
                <w:rPr>
                  <w:rFonts w:ascii="Times New Roman" w:hAnsi="Times New Roman" w:cs="Times New Roman"/>
                  <w:b/>
                  <w:bCs/>
                  <w:lang w:val="en-IN"/>
                </w:rPr>
                <w:delText>AI System Category</w:delText>
              </w:r>
            </w:del>
          </w:p>
        </w:tc>
        <w:tc>
          <w:tcPr>
            <w:tcW w:w="0" w:type="auto"/>
            <w:hideMark/>
          </w:tcPr>
          <w:p w14:paraId="00E666CF" w14:textId="53AE187A" w:rsidR="00C66A7A" w:rsidRPr="00C66A7A" w:rsidDel="00F33787" w:rsidRDefault="00C66A7A" w:rsidP="00C66A7A">
            <w:pPr>
              <w:spacing w:after="160" w:line="276" w:lineRule="auto"/>
              <w:rPr>
                <w:del w:id="769" w:author="USER" w:date="2026-04-16T15:35:00Z"/>
                <w:rFonts w:ascii="Times New Roman" w:hAnsi="Times New Roman" w:cs="Times New Roman"/>
                <w:b/>
                <w:bCs/>
                <w:lang w:val="en-IN"/>
              </w:rPr>
            </w:pPr>
            <w:del w:id="770" w:author="USER" w:date="2026-04-16T15:35:00Z">
              <w:r w:rsidRPr="00C66A7A" w:rsidDel="00F33787">
                <w:rPr>
                  <w:rFonts w:ascii="Times New Roman" w:hAnsi="Times New Roman" w:cs="Times New Roman"/>
                  <w:b/>
                  <w:bCs/>
                  <w:lang w:val="en-IN"/>
                </w:rPr>
                <w:delText>Function, Input Data, and Output Description</w:delText>
              </w:r>
            </w:del>
          </w:p>
        </w:tc>
      </w:tr>
      <w:tr w:rsidR="00C66A7A" w:rsidRPr="00C66A7A" w:rsidDel="00F33787" w14:paraId="6A07CEF3" w14:textId="39EFE5CC" w:rsidTr="00C66A7A">
        <w:trPr>
          <w:del w:id="771" w:author="USER" w:date="2026-04-16T15:35:00Z"/>
        </w:trPr>
        <w:tc>
          <w:tcPr>
            <w:tcW w:w="0" w:type="auto"/>
            <w:hideMark/>
          </w:tcPr>
          <w:p w14:paraId="605023BA" w14:textId="463E29FC" w:rsidR="00C66A7A" w:rsidRPr="00C66A7A" w:rsidDel="00F33787" w:rsidRDefault="00C66A7A" w:rsidP="00C66A7A">
            <w:pPr>
              <w:spacing w:after="160" w:line="276" w:lineRule="auto"/>
              <w:rPr>
                <w:del w:id="772" w:author="USER" w:date="2026-04-16T15:35:00Z"/>
                <w:rFonts w:ascii="Times New Roman" w:hAnsi="Times New Roman" w:cs="Times New Roman"/>
                <w:lang w:val="en-IN"/>
              </w:rPr>
            </w:pPr>
            <w:del w:id="773" w:author="USER" w:date="2026-04-16T15:35:00Z">
              <w:r w:rsidRPr="00C66A7A" w:rsidDel="00F33787">
                <w:rPr>
                  <w:rFonts w:ascii="Times New Roman" w:hAnsi="Times New Roman" w:cs="Times New Roman"/>
                  <w:b/>
                  <w:bCs/>
                  <w:lang w:val="en-IN"/>
                </w:rPr>
                <w:delText>Natural Language Processing (NLP)</w:delText>
              </w:r>
              <w:r w:rsidRPr="00627A62" w:rsidDel="00F33787">
                <w:rPr>
                  <w:rFonts w:ascii="Times New Roman" w:hAnsi="Times New Roman" w:cs="Times New Roman"/>
                  <w:b/>
                  <w:bCs/>
                  <w:lang w:val="en-IN"/>
                </w:rPr>
                <w:delText>:</w:delText>
              </w:r>
              <w:r w:rsidRPr="00C66A7A" w:rsidDel="00F33787">
                <w:rPr>
                  <w:rFonts w:ascii="Times New Roman" w:hAnsi="Times New Roman" w:cs="Times New Roman"/>
                  <w:b/>
                  <w:bCs/>
                  <w:lang w:val="en-IN"/>
                </w:rPr>
                <w:delText xml:space="preserve"> Lab Report Interpretation</w:delText>
              </w:r>
            </w:del>
          </w:p>
        </w:tc>
        <w:tc>
          <w:tcPr>
            <w:tcW w:w="0" w:type="auto"/>
            <w:hideMark/>
          </w:tcPr>
          <w:p w14:paraId="7D776FC5" w14:textId="3D3F215E" w:rsidR="00C66A7A" w:rsidRPr="00C66A7A" w:rsidDel="00F33787" w:rsidRDefault="00C66A7A" w:rsidP="00C66A7A">
            <w:pPr>
              <w:spacing w:after="160" w:line="276" w:lineRule="auto"/>
              <w:rPr>
                <w:del w:id="774" w:author="USER" w:date="2026-04-16T15:35:00Z"/>
                <w:rFonts w:ascii="Times New Roman" w:hAnsi="Times New Roman" w:cs="Times New Roman"/>
                <w:lang w:val="en-IN"/>
              </w:rPr>
            </w:pPr>
            <w:del w:id="775" w:author="USER" w:date="2026-04-16T15:35:00Z">
              <w:r w:rsidRPr="00C66A7A" w:rsidDel="00F33787">
                <w:rPr>
                  <w:rFonts w:ascii="Times New Roman" w:hAnsi="Times New Roman" w:cs="Times New Roman"/>
                  <w:b/>
                  <w:bCs/>
                  <w:lang w:val="en-IN"/>
                </w:rPr>
                <w:delText>Function:</w:delText>
              </w:r>
              <w:r w:rsidRPr="00C66A7A" w:rsidDel="00F33787">
                <w:rPr>
                  <w:rFonts w:ascii="Times New Roman" w:hAnsi="Times New Roman" w:cs="Times New Roman"/>
                  <w:lang w:val="en-IN"/>
                </w:rPr>
                <w:delText> Reads uploaded pathology and diagnostic reports in clinical text format. </w:delText>
              </w:r>
              <w:r w:rsidRPr="00C66A7A" w:rsidDel="00F33787">
                <w:rPr>
                  <w:rFonts w:ascii="Times New Roman" w:hAnsi="Times New Roman" w:cs="Times New Roman"/>
                  <w:b/>
                  <w:bCs/>
                  <w:lang w:val="en-IN"/>
                </w:rPr>
                <w:delText>Input:</w:delText>
              </w:r>
              <w:r w:rsidRPr="00C66A7A" w:rsidDel="00F33787">
                <w:rPr>
                  <w:rFonts w:ascii="Times New Roman" w:hAnsi="Times New Roman" w:cs="Times New Roman"/>
                  <w:lang w:val="en-IN"/>
                </w:rPr>
                <w:delText> Scanned or digital lab reports (PDF, image, text) uploaded by the User. </w:delText>
              </w:r>
              <w:r w:rsidRPr="00C66A7A" w:rsidDel="00F33787">
                <w:rPr>
                  <w:rFonts w:ascii="Times New Roman" w:hAnsi="Times New Roman" w:cs="Times New Roman"/>
                  <w:b/>
                  <w:bCs/>
                  <w:lang w:val="en-IN"/>
                </w:rPr>
                <w:delText>Output:</w:delText>
              </w:r>
              <w:r w:rsidRPr="00C66A7A" w:rsidDel="00F33787">
                <w:rPr>
                  <w:rFonts w:ascii="Times New Roman" w:hAnsi="Times New Roman" w:cs="Times New Roman"/>
                  <w:lang w:val="en-IN"/>
                </w:rPr>
                <w:delText> Structured extraction of parameter names, measured values, units, and standard reference ranges; flags parameters outside reference ranges. </w:delText>
              </w:r>
              <w:r w:rsidRPr="00C66A7A" w:rsidDel="00F33787">
                <w:rPr>
                  <w:rFonts w:ascii="Times New Roman" w:hAnsi="Times New Roman" w:cs="Times New Roman"/>
                  <w:b/>
                  <w:bCs/>
                  <w:lang w:val="en-IN"/>
                </w:rPr>
                <w:delText>Does NOT</w:delText>
              </w:r>
              <w:r w:rsidRPr="00C66A7A" w:rsidDel="00F33787">
                <w:rPr>
                  <w:rFonts w:ascii="Times New Roman" w:hAnsi="Times New Roman" w:cs="Times New Roman"/>
                  <w:lang w:val="en-IN"/>
                </w:rPr>
                <w:delText> interpret clinical significance.</w:delText>
              </w:r>
            </w:del>
          </w:p>
        </w:tc>
      </w:tr>
      <w:tr w:rsidR="00C66A7A" w:rsidRPr="00C66A7A" w:rsidDel="00F33787" w14:paraId="400054E3" w14:textId="56AE0F3E" w:rsidTr="00C66A7A">
        <w:trPr>
          <w:del w:id="776" w:author="USER" w:date="2026-04-16T15:35:00Z"/>
        </w:trPr>
        <w:tc>
          <w:tcPr>
            <w:tcW w:w="0" w:type="auto"/>
            <w:hideMark/>
          </w:tcPr>
          <w:p w14:paraId="489B402E" w14:textId="4F5DD0D3" w:rsidR="00C66A7A" w:rsidRPr="00C66A7A" w:rsidDel="00F33787" w:rsidRDefault="00C66A7A" w:rsidP="00C66A7A">
            <w:pPr>
              <w:spacing w:after="160" w:line="276" w:lineRule="auto"/>
              <w:rPr>
                <w:del w:id="777" w:author="USER" w:date="2026-04-16T15:35:00Z"/>
                <w:rFonts w:ascii="Times New Roman" w:hAnsi="Times New Roman" w:cs="Times New Roman"/>
                <w:lang w:val="en-IN"/>
              </w:rPr>
            </w:pPr>
            <w:del w:id="778" w:author="USER" w:date="2026-04-16T15:35:00Z">
              <w:r w:rsidRPr="00C66A7A" w:rsidDel="00F33787">
                <w:rPr>
                  <w:rFonts w:ascii="Times New Roman" w:hAnsi="Times New Roman" w:cs="Times New Roman"/>
                  <w:b/>
                  <w:bCs/>
                  <w:lang w:val="en-IN"/>
                </w:rPr>
                <w:delText>Predictive Risk Analytics</w:delText>
              </w:r>
              <w:r w:rsidRPr="00627A62" w:rsidDel="00F33787">
                <w:rPr>
                  <w:rFonts w:ascii="Times New Roman" w:hAnsi="Times New Roman" w:cs="Times New Roman"/>
                  <w:b/>
                  <w:bCs/>
                  <w:lang w:val="en-IN"/>
                </w:rPr>
                <w:delText xml:space="preserve">: </w:delText>
              </w:r>
              <w:r w:rsidRPr="00C66A7A" w:rsidDel="00F33787">
                <w:rPr>
                  <w:rFonts w:ascii="Times New Roman" w:hAnsi="Times New Roman" w:cs="Times New Roman"/>
                  <w:b/>
                  <w:bCs/>
                  <w:lang w:val="en-IN"/>
                </w:rPr>
                <w:delText>Lifestyle Disease Risk Modelling</w:delText>
              </w:r>
            </w:del>
          </w:p>
        </w:tc>
        <w:tc>
          <w:tcPr>
            <w:tcW w:w="0" w:type="auto"/>
            <w:hideMark/>
          </w:tcPr>
          <w:p w14:paraId="06FA00E0" w14:textId="0E045142" w:rsidR="00C66A7A" w:rsidRPr="00C66A7A" w:rsidDel="00F33787" w:rsidRDefault="00C66A7A" w:rsidP="00C66A7A">
            <w:pPr>
              <w:spacing w:after="160" w:line="276" w:lineRule="auto"/>
              <w:rPr>
                <w:del w:id="779" w:author="USER" w:date="2026-04-16T15:35:00Z"/>
                <w:rFonts w:ascii="Times New Roman" w:hAnsi="Times New Roman" w:cs="Times New Roman"/>
                <w:lang w:val="en-IN"/>
              </w:rPr>
            </w:pPr>
            <w:del w:id="780" w:author="USER" w:date="2026-04-16T15:35:00Z">
              <w:r w:rsidRPr="00C66A7A" w:rsidDel="00F33787">
                <w:rPr>
                  <w:rFonts w:ascii="Times New Roman" w:hAnsi="Times New Roman" w:cs="Times New Roman"/>
                  <w:b/>
                  <w:bCs/>
                  <w:lang w:val="en-IN"/>
                </w:rPr>
                <w:delText>Function:</w:delText>
              </w:r>
              <w:r w:rsidRPr="00C66A7A" w:rsidDel="00F33787">
                <w:rPr>
                  <w:rFonts w:ascii="Times New Roman" w:hAnsi="Times New Roman" w:cs="Times New Roman"/>
                  <w:lang w:val="en-IN"/>
                </w:rPr>
                <w:delText> Assesses statistical probability of elevated risk for lifestyle conditions. </w:delText>
              </w:r>
              <w:r w:rsidRPr="00C66A7A" w:rsidDel="00F33787">
                <w:rPr>
                  <w:rFonts w:ascii="Times New Roman" w:hAnsi="Times New Roman" w:cs="Times New Roman"/>
                  <w:b/>
                  <w:bCs/>
                  <w:lang w:val="en-IN"/>
                </w:rPr>
                <w:delText>Input:</w:delText>
              </w:r>
              <w:r w:rsidRPr="00C66A7A" w:rsidDel="00F33787">
                <w:rPr>
                  <w:rFonts w:ascii="Times New Roman" w:hAnsi="Times New Roman" w:cs="Times New Roman"/>
                  <w:lang w:val="en-IN"/>
                </w:rPr>
                <w:delText>Longitudinal health parameters, lab values, biometric data, family history, lifestyle indicators submitted by the User. </w:delText>
              </w:r>
              <w:r w:rsidRPr="00C66A7A" w:rsidDel="00F33787">
                <w:rPr>
                  <w:rFonts w:ascii="Times New Roman" w:hAnsi="Times New Roman" w:cs="Times New Roman"/>
                  <w:b/>
                  <w:bCs/>
                  <w:lang w:val="en-IN"/>
                </w:rPr>
                <w:delText>Output:</w:delText>
              </w:r>
              <w:r w:rsidRPr="00C66A7A" w:rsidDel="00F33787">
                <w:rPr>
                  <w:rFonts w:ascii="Times New Roman" w:hAnsi="Times New Roman" w:cs="Times New Roman"/>
                  <w:lang w:val="en-IN"/>
                </w:rPr>
                <w:delText> Risk probability scores for conditions such as Type 2 Diabetes, hypertension, metabolic syndrome, and cardiovascular risk. Outputs are probabilities  not diagnoses.</w:delText>
              </w:r>
            </w:del>
          </w:p>
        </w:tc>
      </w:tr>
      <w:tr w:rsidR="00C66A7A" w:rsidRPr="00C66A7A" w:rsidDel="00F33787" w14:paraId="0571EF41" w14:textId="71E78B27" w:rsidTr="00C66A7A">
        <w:trPr>
          <w:del w:id="781" w:author="USER" w:date="2026-04-16T15:35:00Z"/>
        </w:trPr>
        <w:tc>
          <w:tcPr>
            <w:tcW w:w="0" w:type="auto"/>
            <w:hideMark/>
          </w:tcPr>
          <w:p w14:paraId="67C55530" w14:textId="4B2CA27B" w:rsidR="00C66A7A" w:rsidRPr="00C66A7A" w:rsidDel="00F33787" w:rsidRDefault="00C66A7A" w:rsidP="00C66A7A">
            <w:pPr>
              <w:spacing w:after="160" w:line="276" w:lineRule="auto"/>
              <w:rPr>
                <w:del w:id="782" w:author="USER" w:date="2026-04-16T15:35:00Z"/>
                <w:rFonts w:ascii="Times New Roman" w:hAnsi="Times New Roman" w:cs="Times New Roman"/>
                <w:lang w:val="en-IN"/>
              </w:rPr>
            </w:pPr>
            <w:del w:id="783" w:author="USER" w:date="2026-04-16T15:35:00Z">
              <w:r w:rsidRPr="00C66A7A" w:rsidDel="00F33787">
                <w:rPr>
                  <w:rFonts w:ascii="Times New Roman" w:hAnsi="Times New Roman" w:cs="Times New Roman"/>
                  <w:b/>
                  <w:bCs/>
                  <w:lang w:val="en-IN"/>
                </w:rPr>
                <w:delText>Personalised Recommendation Engine</w:delText>
              </w:r>
              <w:r w:rsidRPr="00627A62" w:rsidDel="00F33787">
                <w:rPr>
                  <w:rFonts w:ascii="Times New Roman" w:hAnsi="Times New Roman" w:cs="Times New Roman"/>
                  <w:b/>
                  <w:bCs/>
                  <w:lang w:val="en-IN"/>
                </w:rPr>
                <w:delText xml:space="preserve">: </w:delText>
              </w:r>
              <w:r w:rsidRPr="00C66A7A" w:rsidDel="00F33787">
                <w:rPr>
                  <w:rFonts w:ascii="Times New Roman" w:hAnsi="Times New Roman" w:cs="Times New Roman"/>
                  <w:b/>
                  <w:bCs/>
                  <w:lang w:val="en-IN"/>
                </w:rPr>
                <w:delText>Wellness Guidance</w:delText>
              </w:r>
            </w:del>
          </w:p>
        </w:tc>
        <w:tc>
          <w:tcPr>
            <w:tcW w:w="0" w:type="auto"/>
            <w:hideMark/>
          </w:tcPr>
          <w:p w14:paraId="186212A4" w14:textId="7FC634E1" w:rsidR="00C66A7A" w:rsidRPr="00C66A7A" w:rsidDel="00F33787" w:rsidRDefault="00C66A7A" w:rsidP="00C66A7A">
            <w:pPr>
              <w:spacing w:after="160" w:line="276" w:lineRule="auto"/>
              <w:rPr>
                <w:del w:id="784" w:author="USER" w:date="2026-04-16T15:35:00Z"/>
                <w:rFonts w:ascii="Times New Roman" w:hAnsi="Times New Roman" w:cs="Times New Roman"/>
                <w:lang w:val="en-IN"/>
              </w:rPr>
            </w:pPr>
            <w:del w:id="785" w:author="USER" w:date="2026-04-16T15:35:00Z">
              <w:r w:rsidRPr="00C66A7A" w:rsidDel="00F33787">
                <w:rPr>
                  <w:rFonts w:ascii="Times New Roman" w:hAnsi="Times New Roman" w:cs="Times New Roman"/>
                  <w:b/>
                  <w:bCs/>
                  <w:lang w:val="en-IN"/>
                </w:rPr>
                <w:delText>Function:</w:delText>
              </w:r>
              <w:r w:rsidRPr="00C66A7A" w:rsidDel="00F33787">
                <w:rPr>
                  <w:rFonts w:ascii="Times New Roman" w:hAnsi="Times New Roman" w:cs="Times New Roman"/>
                  <w:lang w:val="en-IN"/>
                </w:rPr>
                <w:delText> Generates personalised wellness suggestions. </w:delText>
              </w:r>
              <w:r w:rsidRPr="00C66A7A" w:rsidDel="00F33787">
                <w:rPr>
                  <w:rFonts w:ascii="Times New Roman" w:hAnsi="Times New Roman" w:cs="Times New Roman"/>
                  <w:b/>
                  <w:bCs/>
                  <w:lang w:val="en-IN"/>
                </w:rPr>
                <w:delText>Input:</w:delText>
              </w:r>
              <w:r w:rsidRPr="00C66A7A" w:rsidDel="00F33787">
                <w:rPr>
                  <w:rFonts w:ascii="Times New Roman" w:hAnsi="Times New Roman" w:cs="Times New Roman"/>
                  <w:lang w:val="en-IN"/>
                </w:rPr>
                <w:delText> User health profile, risk scores, self-reported goals, dietary logs, activity data. </w:delText>
              </w:r>
              <w:r w:rsidRPr="00C66A7A" w:rsidDel="00F33787">
                <w:rPr>
                  <w:rFonts w:ascii="Times New Roman" w:hAnsi="Times New Roman" w:cs="Times New Roman"/>
                  <w:b/>
                  <w:bCs/>
                  <w:lang w:val="en-IN"/>
                </w:rPr>
                <w:delText>Output:</w:delText>
              </w:r>
              <w:r w:rsidRPr="00C66A7A" w:rsidDel="00F33787">
                <w:rPr>
                  <w:rFonts w:ascii="Times New Roman" w:hAnsi="Times New Roman" w:cs="Times New Roman"/>
                  <w:lang w:val="en-IN"/>
                </w:rPr>
                <w:delText> Tailored nutritional, sleep hygiene, physical activity, and wellness recommendations  for informational guidance only.</w:delText>
              </w:r>
            </w:del>
          </w:p>
        </w:tc>
      </w:tr>
      <w:tr w:rsidR="00C66A7A" w:rsidRPr="00C66A7A" w:rsidDel="00F33787" w14:paraId="04658298" w14:textId="7A486B44" w:rsidTr="00C66A7A">
        <w:trPr>
          <w:del w:id="786" w:author="USER" w:date="2026-04-16T15:35:00Z"/>
        </w:trPr>
        <w:tc>
          <w:tcPr>
            <w:tcW w:w="0" w:type="auto"/>
            <w:hideMark/>
          </w:tcPr>
          <w:p w14:paraId="7EF443A3" w14:textId="019EDCE5" w:rsidR="00C66A7A" w:rsidRPr="00C66A7A" w:rsidDel="00F33787" w:rsidRDefault="00C66A7A" w:rsidP="00C66A7A">
            <w:pPr>
              <w:spacing w:after="160" w:line="276" w:lineRule="auto"/>
              <w:rPr>
                <w:del w:id="787" w:author="USER" w:date="2026-04-16T15:35:00Z"/>
                <w:rFonts w:ascii="Times New Roman" w:hAnsi="Times New Roman" w:cs="Times New Roman"/>
                <w:lang w:val="en-IN"/>
              </w:rPr>
            </w:pPr>
            <w:del w:id="788" w:author="USER" w:date="2026-04-16T15:35:00Z">
              <w:r w:rsidRPr="00C66A7A" w:rsidDel="00F33787">
                <w:rPr>
                  <w:rFonts w:ascii="Times New Roman" w:hAnsi="Times New Roman" w:cs="Times New Roman"/>
                  <w:b/>
                  <w:bCs/>
                  <w:lang w:val="en-IN"/>
                </w:rPr>
                <w:delText>Anomaly Detection</w:delText>
              </w:r>
              <w:r w:rsidRPr="00627A62" w:rsidDel="00F33787">
                <w:rPr>
                  <w:rFonts w:ascii="Times New Roman" w:hAnsi="Times New Roman" w:cs="Times New Roman"/>
                  <w:b/>
                  <w:bCs/>
                  <w:lang w:val="en-IN"/>
                </w:rPr>
                <w:delText xml:space="preserve">: </w:delText>
              </w:r>
              <w:r w:rsidRPr="00C66A7A" w:rsidDel="00F33787">
                <w:rPr>
                  <w:rFonts w:ascii="Times New Roman" w:hAnsi="Times New Roman" w:cs="Times New Roman"/>
                  <w:b/>
                  <w:bCs/>
                  <w:lang w:val="en-IN"/>
                </w:rPr>
                <w:delText xml:space="preserve"> Preventive Alert System</w:delText>
              </w:r>
            </w:del>
          </w:p>
        </w:tc>
        <w:tc>
          <w:tcPr>
            <w:tcW w:w="0" w:type="auto"/>
            <w:hideMark/>
          </w:tcPr>
          <w:p w14:paraId="7BD3B8CD" w14:textId="1FAAE60E" w:rsidR="00C66A7A" w:rsidRPr="00C66A7A" w:rsidDel="00F33787" w:rsidRDefault="00C66A7A" w:rsidP="00C66A7A">
            <w:pPr>
              <w:spacing w:after="160" w:line="276" w:lineRule="auto"/>
              <w:rPr>
                <w:del w:id="789" w:author="USER" w:date="2026-04-16T15:35:00Z"/>
                <w:rFonts w:ascii="Times New Roman" w:hAnsi="Times New Roman" w:cs="Times New Roman"/>
                <w:lang w:val="en-IN"/>
              </w:rPr>
            </w:pPr>
            <w:del w:id="790" w:author="USER" w:date="2026-04-16T15:35:00Z">
              <w:r w:rsidRPr="00C66A7A" w:rsidDel="00F33787">
                <w:rPr>
                  <w:rFonts w:ascii="Times New Roman" w:hAnsi="Times New Roman" w:cs="Times New Roman"/>
                  <w:b/>
                  <w:bCs/>
                  <w:lang w:val="en-IN"/>
                </w:rPr>
                <w:delText>Function:</w:delText>
              </w:r>
              <w:r w:rsidRPr="00C66A7A" w:rsidDel="00F33787">
                <w:rPr>
                  <w:rFonts w:ascii="Times New Roman" w:hAnsi="Times New Roman" w:cs="Times New Roman"/>
                  <w:lang w:val="en-IN"/>
                </w:rPr>
                <w:delText> Identifies statistically significant deviations in health parameter trends over time. </w:delText>
              </w:r>
              <w:r w:rsidRPr="00C66A7A" w:rsidDel="00F33787">
                <w:rPr>
                  <w:rFonts w:ascii="Times New Roman" w:hAnsi="Times New Roman" w:cs="Times New Roman"/>
                  <w:b/>
                  <w:bCs/>
                  <w:lang w:val="en-IN"/>
                </w:rPr>
                <w:delText>Input:</w:delText>
              </w:r>
              <w:r w:rsidRPr="00C66A7A" w:rsidDel="00F33787">
                <w:rPr>
                  <w:rFonts w:ascii="Times New Roman" w:hAnsi="Times New Roman" w:cs="Times New Roman"/>
                  <w:lang w:val="en-IN"/>
                </w:rPr>
                <w:delText>Longitudinal time-series health data from User submissions and connected devices. </w:delText>
              </w:r>
              <w:r w:rsidRPr="00C66A7A" w:rsidDel="00F33787">
                <w:rPr>
                  <w:rFonts w:ascii="Times New Roman" w:hAnsi="Times New Roman" w:cs="Times New Roman"/>
                  <w:b/>
                  <w:bCs/>
                  <w:lang w:val="en-IN"/>
                </w:rPr>
                <w:delText>Output:</w:delText>
              </w:r>
              <w:r w:rsidRPr="00C66A7A" w:rsidDel="00F33787">
                <w:rPr>
                  <w:rFonts w:ascii="Times New Roman" w:hAnsi="Times New Roman" w:cs="Times New Roman"/>
                  <w:lang w:val="en-IN"/>
                </w:rPr>
                <w:delText>Preventive alerts triggered when parameters cross predefined thresholds, suggesting the User seek professional review. Does not diagnose.</w:delText>
              </w:r>
            </w:del>
          </w:p>
        </w:tc>
      </w:tr>
      <w:tr w:rsidR="00C66A7A" w:rsidRPr="00C66A7A" w:rsidDel="00F33787" w14:paraId="2202BAC0" w14:textId="30526DE7" w:rsidTr="00C66A7A">
        <w:trPr>
          <w:del w:id="791" w:author="USER" w:date="2026-04-16T15:35:00Z"/>
        </w:trPr>
        <w:tc>
          <w:tcPr>
            <w:tcW w:w="0" w:type="auto"/>
            <w:hideMark/>
          </w:tcPr>
          <w:p w14:paraId="454FA6E8" w14:textId="671A24A7" w:rsidR="00C66A7A" w:rsidRPr="00C66A7A" w:rsidDel="00F33787" w:rsidRDefault="00C66A7A" w:rsidP="00C66A7A">
            <w:pPr>
              <w:spacing w:after="160" w:line="276" w:lineRule="auto"/>
              <w:rPr>
                <w:del w:id="792" w:author="USER" w:date="2026-04-16T15:35:00Z"/>
                <w:rFonts w:ascii="Times New Roman" w:hAnsi="Times New Roman" w:cs="Times New Roman"/>
                <w:lang w:val="en-IN"/>
              </w:rPr>
            </w:pPr>
            <w:del w:id="793" w:author="USER" w:date="2026-04-16T15:35:00Z">
              <w:r w:rsidRPr="00C66A7A" w:rsidDel="00F33787">
                <w:rPr>
                  <w:rFonts w:ascii="Times New Roman" w:hAnsi="Times New Roman" w:cs="Times New Roman"/>
                  <w:b/>
                  <w:bCs/>
                  <w:lang w:val="en-IN"/>
                </w:rPr>
                <w:delText>AI-Assisted Clinical Decision Support</w:delText>
              </w:r>
              <w:r w:rsidRPr="00627A62" w:rsidDel="00F33787">
                <w:rPr>
                  <w:rFonts w:ascii="Times New Roman" w:hAnsi="Times New Roman" w:cs="Times New Roman"/>
                  <w:b/>
                  <w:bCs/>
                  <w:lang w:val="en-IN"/>
                </w:rPr>
                <w:delText>:</w:delText>
              </w:r>
              <w:r w:rsidRPr="00C66A7A" w:rsidDel="00F33787">
                <w:rPr>
                  <w:rFonts w:ascii="Times New Roman" w:hAnsi="Times New Roman" w:cs="Times New Roman"/>
                  <w:b/>
                  <w:bCs/>
                  <w:lang w:val="en-IN"/>
                </w:rPr>
                <w:delText xml:space="preserve"> B2B Healthcare Provider Tools</w:delText>
              </w:r>
            </w:del>
          </w:p>
        </w:tc>
        <w:tc>
          <w:tcPr>
            <w:tcW w:w="0" w:type="auto"/>
            <w:hideMark/>
          </w:tcPr>
          <w:p w14:paraId="1BC2FA22" w14:textId="38DDCEC7" w:rsidR="00C66A7A" w:rsidRPr="00C66A7A" w:rsidDel="00F33787" w:rsidRDefault="00C66A7A" w:rsidP="00C66A7A">
            <w:pPr>
              <w:spacing w:after="160" w:line="276" w:lineRule="auto"/>
              <w:rPr>
                <w:del w:id="794" w:author="USER" w:date="2026-04-16T15:35:00Z"/>
                <w:rFonts w:ascii="Times New Roman" w:hAnsi="Times New Roman" w:cs="Times New Roman"/>
                <w:lang w:val="en-IN"/>
              </w:rPr>
            </w:pPr>
            <w:del w:id="795" w:author="USER" w:date="2026-04-16T15:35:00Z">
              <w:r w:rsidRPr="00C66A7A" w:rsidDel="00F33787">
                <w:rPr>
                  <w:rFonts w:ascii="Times New Roman" w:hAnsi="Times New Roman" w:cs="Times New Roman"/>
                  <w:b/>
                  <w:bCs/>
                  <w:lang w:val="en-IN"/>
                </w:rPr>
                <w:delText>Function:</w:delText>
              </w:r>
              <w:r w:rsidRPr="00C66A7A" w:rsidDel="00F33787">
                <w:rPr>
                  <w:rFonts w:ascii="Times New Roman" w:hAnsi="Times New Roman" w:cs="Times New Roman"/>
                  <w:lang w:val="en-IN"/>
                </w:rPr>
                <w:delText> Presents AI-processed patient health data patterns to Registered Medical Practitioners to supplement (not replace) clinical review. </w:delText>
              </w:r>
              <w:r w:rsidRPr="00C66A7A" w:rsidDel="00F33787">
                <w:rPr>
                  <w:rFonts w:ascii="Times New Roman" w:hAnsi="Times New Roman" w:cs="Times New Roman"/>
                  <w:b/>
                  <w:bCs/>
                  <w:lang w:val="en-IN"/>
                </w:rPr>
                <w:delText>Input:</w:delText>
              </w:r>
              <w:r w:rsidRPr="00C66A7A" w:rsidDel="00F33787">
                <w:rPr>
                  <w:rFonts w:ascii="Times New Roman" w:hAnsi="Times New Roman" w:cs="Times New Roman"/>
                  <w:lang w:val="en-IN"/>
                </w:rPr>
                <w:delText> Patient health data shared with the patient's consent. </w:delText>
              </w:r>
              <w:r w:rsidRPr="00C66A7A" w:rsidDel="00F33787">
                <w:rPr>
                  <w:rFonts w:ascii="Times New Roman" w:hAnsi="Times New Roman" w:cs="Times New Roman"/>
                  <w:b/>
                  <w:bCs/>
                  <w:lang w:val="en-IN"/>
                </w:rPr>
                <w:delText>Output:</w:delText>
              </w:r>
              <w:r w:rsidRPr="00C66A7A" w:rsidDel="00F33787">
                <w:rPr>
                  <w:rFonts w:ascii="Times New Roman" w:hAnsi="Times New Roman" w:cs="Times New Roman"/>
                  <w:lang w:val="en-IN"/>
                </w:rPr>
                <w:delText> Structured data summaries, flagged parameters, and pattern highlights to assist the RMP's independent clinical judgment. All clinical decisions remain exclusively with the RMP.</w:delText>
              </w:r>
            </w:del>
          </w:p>
        </w:tc>
      </w:tr>
      <w:tr w:rsidR="00C66A7A" w:rsidRPr="00C66A7A" w:rsidDel="00F33787" w14:paraId="0A54DF03" w14:textId="6E342188" w:rsidTr="00C66A7A">
        <w:trPr>
          <w:del w:id="796" w:author="USER" w:date="2026-04-16T15:35:00Z"/>
        </w:trPr>
        <w:tc>
          <w:tcPr>
            <w:tcW w:w="0" w:type="auto"/>
            <w:hideMark/>
          </w:tcPr>
          <w:p w14:paraId="5DC32DC4" w14:textId="4DA914D4" w:rsidR="00C66A7A" w:rsidRPr="00C66A7A" w:rsidDel="00F33787" w:rsidRDefault="00C66A7A" w:rsidP="00C66A7A">
            <w:pPr>
              <w:spacing w:after="160" w:line="276" w:lineRule="auto"/>
              <w:rPr>
                <w:del w:id="797" w:author="USER" w:date="2026-04-16T15:35:00Z"/>
                <w:rFonts w:ascii="Times New Roman" w:hAnsi="Times New Roman" w:cs="Times New Roman"/>
                <w:lang w:val="en-IN"/>
              </w:rPr>
            </w:pPr>
            <w:del w:id="798" w:author="USER" w:date="2026-04-16T15:35:00Z">
              <w:r w:rsidRPr="00C66A7A" w:rsidDel="00F33787">
                <w:rPr>
                  <w:rFonts w:ascii="Times New Roman" w:hAnsi="Times New Roman" w:cs="Times New Roman"/>
                  <w:b/>
                  <w:bCs/>
                  <w:lang w:val="en-IN"/>
                </w:rPr>
                <w:delText>Large Language Model (LLM) Integration</w:delText>
              </w:r>
              <w:r w:rsidRPr="00627A62" w:rsidDel="00F33787">
                <w:rPr>
                  <w:rFonts w:ascii="Times New Roman" w:hAnsi="Times New Roman" w:cs="Times New Roman"/>
                  <w:b/>
                  <w:bCs/>
                  <w:lang w:val="en-IN"/>
                </w:rPr>
                <w:delText xml:space="preserve">: </w:delText>
              </w:r>
              <w:r w:rsidRPr="00C66A7A" w:rsidDel="00F33787">
                <w:rPr>
                  <w:rFonts w:ascii="Times New Roman" w:hAnsi="Times New Roman" w:cs="Times New Roman"/>
                  <w:b/>
                  <w:bCs/>
                  <w:lang w:val="en-IN"/>
                </w:rPr>
                <w:delText>Health Information Interface</w:delText>
              </w:r>
            </w:del>
          </w:p>
        </w:tc>
        <w:tc>
          <w:tcPr>
            <w:tcW w:w="0" w:type="auto"/>
            <w:hideMark/>
          </w:tcPr>
          <w:p w14:paraId="23BFA620" w14:textId="7E9D28D3" w:rsidR="00C66A7A" w:rsidRPr="00C66A7A" w:rsidDel="00F33787" w:rsidRDefault="00C66A7A" w:rsidP="00C66A7A">
            <w:pPr>
              <w:spacing w:after="160" w:line="276" w:lineRule="auto"/>
              <w:rPr>
                <w:del w:id="799" w:author="USER" w:date="2026-04-16T15:35:00Z"/>
                <w:rFonts w:ascii="Times New Roman" w:hAnsi="Times New Roman" w:cs="Times New Roman"/>
                <w:lang w:val="en-IN"/>
              </w:rPr>
            </w:pPr>
            <w:del w:id="800" w:author="USER" w:date="2026-04-16T15:35:00Z">
              <w:r w:rsidRPr="00C66A7A" w:rsidDel="00F33787">
                <w:rPr>
                  <w:rFonts w:ascii="Times New Roman" w:hAnsi="Times New Roman" w:cs="Times New Roman"/>
                  <w:b/>
                  <w:bCs/>
                  <w:lang w:val="en-IN"/>
                </w:rPr>
                <w:delText>Function:</w:delText>
              </w:r>
              <w:r w:rsidRPr="00C66A7A" w:rsidDel="00F33787">
                <w:rPr>
                  <w:rFonts w:ascii="Times New Roman" w:hAnsi="Times New Roman" w:cs="Times New Roman"/>
                  <w:lang w:val="en-IN"/>
                </w:rPr>
                <w:delText> Powers conversational health information queries, report explanations, and wellness guidance interactions. </w:delText>
              </w:r>
              <w:r w:rsidRPr="00C66A7A" w:rsidDel="00F33787">
                <w:rPr>
                  <w:rFonts w:ascii="Times New Roman" w:hAnsi="Times New Roman" w:cs="Times New Roman"/>
                  <w:b/>
                  <w:bCs/>
                  <w:lang w:val="en-IN"/>
                </w:rPr>
                <w:delText>Input:</w:delText>
              </w:r>
              <w:r w:rsidRPr="00C66A7A" w:rsidDel="00F33787">
                <w:rPr>
                  <w:rFonts w:ascii="Times New Roman" w:hAnsi="Times New Roman" w:cs="Times New Roman"/>
                  <w:lang w:val="en-IN"/>
                </w:rPr>
                <w:delText> User queries and contextual health data provided in the session. </w:delText>
              </w:r>
              <w:r w:rsidRPr="00C66A7A" w:rsidDel="00F33787">
                <w:rPr>
                  <w:rFonts w:ascii="Times New Roman" w:hAnsi="Times New Roman" w:cs="Times New Roman"/>
                  <w:b/>
                  <w:bCs/>
                  <w:lang w:val="en-IN"/>
                </w:rPr>
                <w:delText>Output:</w:delText>
              </w:r>
              <w:r w:rsidRPr="00C66A7A" w:rsidDel="00F33787">
                <w:rPr>
                  <w:rFonts w:ascii="Times New Roman" w:hAnsi="Times New Roman" w:cs="Times New Roman"/>
                  <w:lang w:val="en-IN"/>
                </w:rPr>
                <w:delText> Informational responses to health questions  expressly not clinical advice. Users are informed at the point of interaction that they are engaging with an AI system.</w:delText>
              </w:r>
            </w:del>
          </w:p>
        </w:tc>
      </w:tr>
    </w:tbl>
    <w:p w14:paraId="1E6F426A" w14:textId="77777777" w:rsidR="00C66A7A" w:rsidRPr="00627A62" w:rsidRDefault="00C66A7A">
      <w:pPr>
        <w:spacing w:after="0" w:line="276" w:lineRule="auto"/>
        <w:rPr>
          <w:rFonts w:ascii="Times New Roman" w:hAnsi="Times New Roman" w:cs="Times New Roman"/>
          <w:b/>
          <w:bCs/>
          <w:lang w:val="en-IN"/>
        </w:rPr>
        <w:pPrChange w:id="801" w:author="USER" w:date="2026-04-16T15:38:00Z">
          <w:pPr>
            <w:spacing w:line="276" w:lineRule="auto"/>
          </w:pPr>
        </w:pPrChange>
      </w:pPr>
    </w:p>
    <w:p w14:paraId="09F8A429" w14:textId="2F9D74B0" w:rsidR="00C66A7A" w:rsidRPr="00C66A7A" w:rsidDel="00F33787" w:rsidRDefault="00C66A7A" w:rsidP="00C66A7A">
      <w:pPr>
        <w:spacing w:line="276" w:lineRule="auto"/>
        <w:rPr>
          <w:del w:id="802" w:author="USER" w:date="2026-04-16T15:38:00Z"/>
          <w:rFonts w:ascii="Times New Roman" w:hAnsi="Times New Roman" w:cs="Times New Roman"/>
          <w:b/>
          <w:bCs/>
          <w:lang w:val="en-IN"/>
        </w:rPr>
      </w:pPr>
      <w:del w:id="803" w:author="USER" w:date="2026-04-16T15:38:00Z">
        <w:r w:rsidRPr="00C66A7A" w:rsidDel="00F33787">
          <w:rPr>
            <w:rFonts w:ascii="Times New Roman" w:hAnsi="Times New Roman" w:cs="Times New Roman"/>
            <w:b/>
            <w:bCs/>
            <w:lang w:val="en-IN"/>
          </w:rPr>
          <w:delText>How AI Generates Health Insights</w:delText>
        </w:r>
        <w:r w:rsidRPr="00627A62" w:rsidDel="00F33787">
          <w:rPr>
            <w:rFonts w:ascii="Times New Roman" w:hAnsi="Times New Roman" w:cs="Times New Roman"/>
            <w:b/>
            <w:bCs/>
            <w:lang w:val="en-IN"/>
          </w:rPr>
          <w:delText>:</w:delText>
        </w:r>
        <w:r w:rsidRPr="00C66A7A" w:rsidDel="00F33787">
          <w:rPr>
            <w:rFonts w:ascii="Times New Roman" w:hAnsi="Times New Roman" w:cs="Times New Roman"/>
            <w:b/>
            <w:bCs/>
            <w:lang w:val="en-IN"/>
          </w:rPr>
          <w:delText xml:space="preserve"> Process Transparency</w:delText>
        </w:r>
      </w:del>
    </w:p>
    <w:p w14:paraId="22BE6D92" w14:textId="734D84B4" w:rsidR="00C66A7A" w:rsidRPr="00C66A7A" w:rsidDel="00F33787" w:rsidRDefault="00C66A7A" w:rsidP="00C66A7A">
      <w:pPr>
        <w:spacing w:line="276" w:lineRule="auto"/>
        <w:rPr>
          <w:del w:id="804" w:author="USER" w:date="2026-04-16T15:38:00Z"/>
          <w:rFonts w:ascii="Times New Roman" w:hAnsi="Times New Roman" w:cs="Times New Roman"/>
          <w:lang w:val="en-IN"/>
        </w:rPr>
      </w:pPr>
      <w:del w:id="805" w:author="USER" w:date="2026-04-16T15:38:00Z">
        <w:r w:rsidRPr="00C66A7A" w:rsidDel="00F33787">
          <w:rPr>
            <w:rFonts w:ascii="Times New Roman" w:hAnsi="Times New Roman" w:cs="Times New Roman"/>
            <w:lang w:val="en-IN"/>
          </w:rPr>
          <w:delText>Understanding how AI produces its outputs is essential for Users to correctly interpret and appropriately rely on them. The following is a plain-language explanation of the AI process on this Platform.</w:delText>
        </w:r>
      </w:del>
    </w:p>
    <w:p w14:paraId="7E7E481C" w14:textId="22F68399" w:rsidR="00C66A7A" w:rsidRPr="00C66A7A" w:rsidDel="00F33787" w:rsidRDefault="00C66A7A" w:rsidP="00C66A7A">
      <w:pPr>
        <w:spacing w:line="276" w:lineRule="auto"/>
        <w:rPr>
          <w:del w:id="806" w:author="USER" w:date="2026-04-16T15:37:00Z"/>
          <w:rFonts w:ascii="Times New Roman" w:hAnsi="Times New Roman" w:cs="Times New Roman"/>
          <w:i/>
          <w:iCs/>
          <w:u w:val="single"/>
          <w:lang w:val="en-IN"/>
        </w:rPr>
      </w:pPr>
      <w:del w:id="807" w:author="USER" w:date="2026-04-16T15:37:00Z">
        <w:r w:rsidRPr="00C66A7A" w:rsidDel="00F33787">
          <w:rPr>
            <w:rFonts w:ascii="Times New Roman" w:hAnsi="Times New Roman" w:cs="Times New Roman"/>
            <w:i/>
            <w:iCs/>
            <w:u w:val="single"/>
            <w:lang w:val="en-IN"/>
          </w:rPr>
          <w:delText>The Data-to-Insight Pipeline</w:delText>
        </w:r>
      </w:del>
    </w:p>
    <w:p w14:paraId="4DA164B7" w14:textId="691331F7" w:rsidR="00C66A7A" w:rsidRPr="00C66A7A" w:rsidDel="00F33787" w:rsidRDefault="00C66A7A" w:rsidP="00C66A7A">
      <w:pPr>
        <w:numPr>
          <w:ilvl w:val="0"/>
          <w:numId w:val="36"/>
        </w:numPr>
        <w:spacing w:line="276" w:lineRule="auto"/>
        <w:rPr>
          <w:del w:id="808" w:author="USER" w:date="2026-04-16T15:37:00Z"/>
          <w:rFonts w:ascii="Times New Roman" w:hAnsi="Times New Roman" w:cs="Times New Roman"/>
          <w:lang w:val="en-IN"/>
        </w:rPr>
      </w:pPr>
      <w:del w:id="809" w:author="USER" w:date="2026-04-16T15:37:00Z">
        <w:r w:rsidRPr="00C66A7A" w:rsidDel="00F33787">
          <w:rPr>
            <w:rFonts w:ascii="Times New Roman" w:hAnsi="Times New Roman" w:cs="Times New Roman"/>
            <w:b/>
            <w:bCs/>
            <w:lang w:val="en-IN"/>
          </w:rPr>
          <w:delText xml:space="preserve">Step 1 </w:delText>
        </w:r>
        <w:r w:rsidRPr="00627A62" w:rsidDel="00F33787">
          <w:rPr>
            <w:rFonts w:ascii="Times New Roman" w:hAnsi="Times New Roman" w:cs="Times New Roman"/>
            <w:b/>
            <w:bCs/>
            <w:lang w:val="en-IN"/>
          </w:rPr>
          <w:delText>-</w:delText>
        </w:r>
        <w:r w:rsidRPr="00C66A7A" w:rsidDel="00F33787">
          <w:rPr>
            <w:rFonts w:ascii="Times New Roman" w:hAnsi="Times New Roman" w:cs="Times New Roman"/>
            <w:b/>
            <w:bCs/>
            <w:lang w:val="en-IN"/>
          </w:rPr>
          <w:delText xml:space="preserve"> Data Collection:</w:delText>
        </w:r>
        <w:r w:rsidRPr="00C66A7A" w:rsidDel="00F33787">
          <w:rPr>
            <w:rFonts w:ascii="Times New Roman" w:hAnsi="Times New Roman" w:cs="Times New Roman"/>
            <w:lang w:val="en-IN"/>
          </w:rPr>
          <w:delText> You submit health data through registration, manual entry, lab report uploads, connected device integration, or ABHA linkage. The quality and accuracy of AI outputs is directly dependent on the quality and accuracy of this input data</w:delText>
        </w:r>
      </w:del>
    </w:p>
    <w:p w14:paraId="43A194C6" w14:textId="190A52C5" w:rsidR="00C66A7A" w:rsidRPr="00C66A7A" w:rsidDel="00F33787" w:rsidRDefault="00C66A7A" w:rsidP="00C66A7A">
      <w:pPr>
        <w:numPr>
          <w:ilvl w:val="0"/>
          <w:numId w:val="36"/>
        </w:numPr>
        <w:spacing w:line="276" w:lineRule="auto"/>
        <w:rPr>
          <w:del w:id="810" w:author="USER" w:date="2026-04-16T15:37:00Z"/>
          <w:rFonts w:ascii="Times New Roman" w:hAnsi="Times New Roman" w:cs="Times New Roman"/>
          <w:lang w:val="en-IN"/>
        </w:rPr>
      </w:pPr>
      <w:del w:id="811" w:author="USER" w:date="2026-04-16T15:37:00Z">
        <w:r w:rsidRPr="00C66A7A" w:rsidDel="00F33787">
          <w:rPr>
            <w:rFonts w:ascii="Times New Roman" w:hAnsi="Times New Roman" w:cs="Times New Roman"/>
            <w:b/>
            <w:bCs/>
            <w:lang w:val="en-IN"/>
          </w:rPr>
          <w:delText xml:space="preserve">Step 2 </w:delText>
        </w:r>
        <w:r w:rsidRPr="00627A62" w:rsidDel="00F33787">
          <w:rPr>
            <w:rFonts w:ascii="Times New Roman" w:hAnsi="Times New Roman" w:cs="Times New Roman"/>
            <w:b/>
            <w:bCs/>
            <w:lang w:val="en-IN"/>
          </w:rPr>
          <w:delText>-</w:delText>
        </w:r>
        <w:r w:rsidRPr="00C66A7A" w:rsidDel="00F33787">
          <w:rPr>
            <w:rFonts w:ascii="Times New Roman" w:hAnsi="Times New Roman" w:cs="Times New Roman"/>
            <w:b/>
            <w:bCs/>
            <w:lang w:val="en-IN"/>
          </w:rPr>
          <w:delText xml:space="preserve"> Data Structuring:</w:delText>
        </w:r>
        <w:r w:rsidRPr="00C66A7A" w:rsidDel="00F33787">
          <w:rPr>
            <w:rFonts w:ascii="Times New Roman" w:hAnsi="Times New Roman" w:cs="Times New Roman"/>
            <w:lang w:val="en-IN"/>
          </w:rPr>
          <w:delText> AI systems process your submitted data into a structured format</w:delText>
        </w:r>
        <w:r w:rsidRPr="00627A62" w:rsidDel="00F33787">
          <w:rPr>
            <w:rFonts w:ascii="Times New Roman" w:hAnsi="Times New Roman" w:cs="Times New Roman"/>
            <w:lang w:val="en-IN"/>
          </w:rPr>
          <w:delText xml:space="preserve"> </w:delText>
        </w:r>
        <w:r w:rsidRPr="00C66A7A" w:rsidDel="00F33787">
          <w:rPr>
            <w:rFonts w:ascii="Times New Roman" w:hAnsi="Times New Roman" w:cs="Times New Roman"/>
            <w:lang w:val="en-IN"/>
          </w:rPr>
          <w:delText>converting raw lab report text into machine-readable parameters, standardising units, and organising longitudinal data into time-series sequences</w:delText>
        </w:r>
      </w:del>
    </w:p>
    <w:p w14:paraId="28D55708" w14:textId="73D5644C" w:rsidR="00C66A7A" w:rsidRPr="00C66A7A" w:rsidDel="00F33787" w:rsidRDefault="00C66A7A" w:rsidP="00C66A7A">
      <w:pPr>
        <w:numPr>
          <w:ilvl w:val="0"/>
          <w:numId w:val="36"/>
        </w:numPr>
        <w:spacing w:line="276" w:lineRule="auto"/>
        <w:rPr>
          <w:del w:id="812" w:author="USER" w:date="2026-04-16T15:37:00Z"/>
          <w:rFonts w:ascii="Times New Roman" w:hAnsi="Times New Roman" w:cs="Times New Roman"/>
          <w:lang w:val="en-IN"/>
        </w:rPr>
      </w:pPr>
      <w:del w:id="813" w:author="USER" w:date="2026-04-16T15:37:00Z">
        <w:r w:rsidRPr="00C66A7A" w:rsidDel="00F33787">
          <w:rPr>
            <w:rFonts w:ascii="Times New Roman" w:hAnsi="Times New Roman" w:cs="Times New Roman"/>
            <w:b/>
            <w:bCs/>
            <w:lang w:val="en-IN"/>
          </w:rPr>
          <w:delText xml:space="preserve">Step 3 </w:delText>
        </w:r>
        <w:r w:rsidRPr="00627A62" w:rsidDel="00F33787">
          <w:rPr>
            <w:rFonts w:ascii="Times New Roman" w:hAnsi="Times New Roman" w:cs="Times New Roman"/>
            <w:b/>
            <w:bCs/>
            <w:lang w:val="en-IN"/>
          </w:rPr>
          <w:delText>-</w:delText>
        </w:r>
        <w:r w:rsidRPr="00C66A7A" w:rsidDel="00F33787">
          <w:rPr>
            <w:rFonts w:ascii="Times New Roman" w:hAnsi="Times New Roman" w:cs="Times New Roman"/>
            <w:b/>
            <w:bCs/>
            <w:lang w:val="en-IN"/>
          </w:rPr>
          <w:delText xml:space="preserve"> Pattern Matching and Risk Modelling:</w:delText>
        </w:r>
        <w:r w:rsidRPr="00C66A7A" w:rsidDel="00F33787">
          <w:rPr>
            <w:rFonts w:ascii="Times New Roman" w:hAnsi="Times New Roman" w:cs="Times New Roman"/>
            <w:lang w:val="en-IN"/>
          </w:rPr>
          <w:delText> Predictive models compare your structured health data against statistical patterns derived from population-level health datasets. The model identifies which risk profile your data most closely resembles and assigns a probability score</w:delText>
        </w:r>
      </w:del>
    </w:p>
    <w:p w14:paraId="1B78A55A" w14:textId="30268730" w:rsidR="00C66A7A" w:rsidRPr="00C66A7A" w:rsidDel="00F33787" w:rsidRDefault="00C66A7A" w:rsidP="00C66A7A">
      <w:pPr>
        <w:numPr>
          <w:ilvl w:val="0"/>
          <w:numId w:val="36"/>
        </w:numPr>
        <w:spacing w:line="276" w:lineRule="auto"/>
        <w:rPr>
          <w:del w:id="814" w:author="USER" w:date="2026-04-16T15:37:00Z"/>
          <w:rFonts w:ascii="Times New Roman" w:hAnsi="Times New Roman" w:cs="Times New Roman"/>
          <w:lang w:val="en-IN"/>
        </w:rPr>
      </w:pPr>
      <w:del w:id="815" w:author="USER" w:date="2026-04-16T15:37:00Z">
        <w:r w:rsidRPr="00C66A7A" w:rsidDel="00F33787">
          <w:rPr>
            <w:rFonts w:ascii="Times New Roman" w:hAnsi="Times New Roman" w:cs="Times New Roman"/>
            <w:b/>
            <w:bCs/>
            <w:lang w:val="en-IN"/>
          </w:rPr>
          <w:delText xml:space="preserve">Step 4 </w:delText>
        </w:r>
        <w:r w:rsidR="00927E7F" w:rsidRPr="00627A62" w:rsidDel="00F33787">
          <w:rPr>
            <w:rFonts w:ascii="Times New Roman" w:hAnsi="Times New Roman" w:cs="Times New Roman"/>
            <w:b/>
            <w:bCs/>
            <w:lang w:val="en-IN"/>
          </w:rPr>
          <w:delText>-</w:delText>
        </w:r>
        <w:r w:rsidRPr="00C66A7A" w:rsidDel="00F33787">
          <w:rPr>
            <w:rFonts w:ascii="Times New Roman" w:hAnsi="Times New Roman" w:cs="Times New Roman"/>
            <w:b/>
            <w:bCs/>
            <w:lang w:val="en-IN"/>
          </w:rPr>
          <w:delText xml:space="preserve"> Insight Generation:</w:delText>
        </w:r>
        <w:r w:rsidRPr="00C66A7A" w:rsidDel="00F33787">
          <w:rPr>
            <w:rFonts w:ascii="Times New Roman" w:hAnsi="Times New Roman" w:cs="Times New Roman"/>
            <w:lang w:val="en-IN"/>
          </w:rPr>
          <w:delText> Based on pattern analysis, the system generates personalised insights  flagged parameters, risk scores, and wellness recommendations  calibrated to your specific health profile</w:delText>
        </w:r>
      </w:del>
    </w:p>
    <w:p w14:paraId="7E6C2032" w14:textId="681F57B6" w:rsidR="00C66A7A" w:rsidRPr="00C66A7A" w:rsidDel="00F33787" w:rsidRDefault="00C66A7A" w:rsidP="00C66A7A">
      <w:pPr>
        <w:numPr>
          <w:ilvl w:val="0"/>
          <w:numId w:val="36"/>
        </w:numPr>
        <w:spacing w:line="276" w:lineRule="auto"/>
        <w:rPr>
          <w:del w:id="816" w:author="USER" w:date="2026-04-16T15:37:00Z"/>
          <w:rFonts w:ascii="Times New Roman" w:hAnsi="Times New Roman" w:cs="Times New Roman"/>
          <w:lang w:val="en-IN"/>
        </w:rPr>
      </w:pPr>
      <w:del w:id="817" w:author="USER" w:date="2026-04-16T15:37:00Z">
        <w:r w:rsidRPr="00C66A7A" w:rsidDel="00F33787">
          <w:rPr>
            <w:rFonts w:ascii="Times New Roman" w:hAnsi="Times New Roman" w:cs="Times New Roman"/>
            <w:b/>
            <w:bCs/>
            <w:lang w:val="en-IN"/>
          </w:rPr>
          <w:delText xml:space="preserve">Step 5 </w:delText>
        </w:r>
        <w:r w:rsidR="00927E7F" w:rsidRPr="00627A62" w:rsidDel="00F33787">
          <w:rPr>
            <w:rFonts w:ascii="Times New Roman" w:hAnsi="Times New Roman" w:cs="Times New Roman"/>
            <w:b/>
            <w:bCs/>
            <w:lang w:val="en-IN"/>
          </w:rPr>
          <w:delText>-</w:delText>
        </w:r>
        <w:r w:rsidRPr="00C66A7A" w:rsidDel="00F33787">
          <w:rPr>
            <w:rFonts w:ascii="Times New Roman" w:hAnsi="Times New Roman" w:cs="Times New Roman"/>
            <w:b/>
            <w:bCs/>
            <w:lang w:val="en-IN"/>
          </w:rPr>
          <w:delText xml:space="preserve"> Output Presentation:</w:delText>
        </w:r>
        <w:r w:rsidRPr="00C66A7A" w:rsidDel="00F33787">
          <w:rPr>
            <w:rFonts w:ascii="Times New Roman" w:hAnsi="Times New Roman" w:cs="Times New Roman"/>
            <w:lang w:val="en-IN"/>
          </w:rPr>
          <w:delText> AI-generated insights are presented in your dashboard with contextual explanations, reference information, and a prominent reminder that outputs are informational and require professional clinical interpretation for any medical action</w:delText>
        </w:r>
      </w:del>
    </w:p>
    <w:p w14:paraId="151C0857" w14:textId="7FE8D23E" w:rsidR="00C66A7A" w:rsidRPr="00C66A7A" w:rsidDel="00F33787" w:rsidRDefault="00C66A7A" w:rsidP="00C66A7A">
      <w:pPr>
        <w:spacing w:line="276" w:lineRule="auto"/>
        <w:rPr>
          <w:del w:id="818" w:author="USER" w:date="2026-04-16T15:38:00Z"/>
          <w:rFonts w:ascii="Times New Roman" w:hAnsi="Times New Roman" w:cs="Times New Roman"/>
          <w:i/>
          <w:iCs/>
          <w:u w:val="single"/>
          <w:lang w:val="en-IN"/>
        </w:rPr>
      </w:pPr>
      <w:del w:id="819" w:author="USER" w:date="2026-04-16T15:38:00Z">
        <w:r w:rsidRPr="00C66A7A" w:rsidDel="00F33787">
          <w:rPr>
            <w:rFonts w:ascii="Times New Roman" w:hAnsi="Times New Roman" w:cs="Times New Roman"/>
            <w:i/>
            <w:iCs/>
            <w:u w:val="single"/>
            <w:lang w:val="en-IN"/>
          </w:rPr>
          <w:delText>What AI Models Do NOT Do</w:delText>
        </w:r>
      </w:del>
    </w:p>
    <w:p w14:paraId="6F78B3EA" w14:textId="6C61F935" w:rsidR="00C66A7A" w:rsidRPr="00C66A7A" w:rsidDel="00F33787" w:rsidRDefault="00C66A7A" w:rsidP="00C66A7A">
      <w:pPr>
        <w:numPr>
          <w:ilvl w:val="0"/>
          <w:numId w:val="37"/>
        </w:numPr>
        <w:spacing w:line="276" w:lineRule="auto"/>
        <w:rPr>
          <w:del w:id="820" w:author="USER" w:date="2026-04-16T15:38:00Z"/>
          <w:rFonts w:ascii="Times New Roman" w:hAnsi="Times New Roman" w:cs="Times New Roman"/>
          <w:lang w:val="en-IN"/>
        </w:rPr>
      </w:pPr>
      <w:del w:id="821" w:author="USER" w:date="2026-04-16T15:38:00Z">
        <w:r w:rsidRPr="00C66A7A" w:rsidDel="00F33787">
          <w:rPr>
            <w:rFonts w:ascii="Times New Roman" w:hAnsi="Times New Roman" w:cs="Times New Roman"/>
            <w:lang w:val="en-IN"/>
          </w:rPr>
          <w:delText>They do not physically examine you</w:delText>
        </w:r>
        <w:r w:rsidR="00927E7F" w:rsidRPr="00627A62" w:rsidDel="00F33787">
          <w:rPr>
            <w:rFonts w:ascii="Times New Roman" w:hAnsi="Times New Roman" w:cs="Times New Roman"/>
            <w:lang w:val="en-IN"/>
          </w:rPr>
          <w:delText>,</w:delText>
        </w:r>
        <w:r w:rsidRPr="00C66A7A" w:rsidDel="00F33787">
          <w:rPr>
            <w:rFonts w:ascii="Times New Roman" w:hAnsi="Times New Roman" w:cs="Times New Roman"/>
            <w:lang w:val="en-IN"/>
          </w:rPr>
          <w:delText xml:space="preserve"> they analyse only the data you provide</w:delText>
        </w:r>
      </w:del>
    </w:p>
    <w:p w14:paraId="049B0EB3" w14:textId="428C24E3" w:rsidR="00C66A7A" w:rsidRPr="00C66A7A" w:rsidDel="00F33787" w:rsidRDefault="00C66A7A" w:rsidP="00C66A7A">
      <w:pPr>
        <w:numPr>
          <w:ilvl w:val="0"/>
          <w:numId w:val="37"/>
        </w:numPr>
        <w:spacing w:line="276" w:lineRule="auto"/>
        <w:rPr>
          <w:del w:id="822" w:author="USER" w:date="2026-04-16T15:38:00Z"/>
          <w:rFonts w:ascii="Times New Roman" w:hAnsi="Times New Roman" w:cs="Times New Roman"/>
          <w:lang w:val="en-IN"/>
        </w:rPr>
      </w:pPr>
      <w:del w:id="823" w:author="USER" w:date="2026-04-16T15:38:00Z">
        <w:r w:rsidRPr="00C66A7A" w:rsidDel="00F33787">
          <w:rPr>
            <w:rFonts w:ascii="Times New Roman" w:hAnsi="Times New Roman" w:cs="Times New Roman"/>
            <w:lang w:val="en-IN"/>
          </w:rPr>
          <w:delText>They do not access your historical medical records from external sources without your explicit consent and active linkage</w:delText>
        </w:r>
      </w:del>
    </w:p>
    <w:p w14:paraId="4B8F91B7" w14:textId="157000C5" w:rsidR="00C66A7A" w:rsidRPr="00C66A7A" w:rsidDel="00F33787" w:rsidRDefault="00C66A7A" w:rsidP="00C66A7A">
      <w:pPr>
        <w:numPr>
          <w:ilvl w:val="0"/>
          <w:numId w:val="37"/>
        </w:numPr>
        <w:spacing w:line="276" w:lineRule="auto"/>
        <w:rPr>
          <w:del w:id="824" w:author="USER" w:date="2026-04-16T15:38:00Z"/>
          <w:rFonts w:ascii="Times New Roman" w:hAnsi="Times New Roman" w:cs="Times New Roman"/>
          <w:lang w:val="en-IN"/>
        </w:rPr>
      </w:pPr>
      <w:del w:id="825" w:author="USER" w:date="2026-04-16T15:38:00Z">
        <w:r w:rsidRPr="00C66A7A" w:rsidDel="00F33787">
          <w:rPr>
            <w:rFonts w:ascii="Times New Roman" w:hAnsi="Times New Roman" w:cs="Times New Roman"/>
            <w:lang w:val="en-IN"/>
          </w:rPr>
          <w:delText>They do not consider clinical context, symptoms, or observations that you have not submitted as data</w:delText>
        </w:r>
      </w:del>
    </w:p>
    <w:p w14:paraId="5DD5E528" w14:textId="41E53704" w:rsidR="00C66A7A" w:rsidRPr="00C66A7A" w:rsidDel="00F33787" w:rsidRDefault="00C66A7A" w:rsidP="00C66A7A">
      <w:pPr>
        <w:numPr>
          <w:ilvl w:val="0"/>
          <w:numId w:val="37"/>
        </w:numPr>
        <w:spacing w:line="276" w:lineRule="auto"/>
        <w:rPr>
          <w:del w:id="826" w:author="USER" w:date="2026-04-16T15:38:00Z"/>
          <w:rFonts w:ascii="Times New Roman" w:hAnsi="Times New Roman" w:cs="Times New Roman"/>
          <w:lang w:val="en-IN"/>
        </w:rPr>
      </w:pPr>
      <w:del w:id="827" w:author="USER" w:date="2026-04-16T15:38:00Z">
        <w:r w:rsidRPr="00C66A7A" w:rsidDel="00F33787">
          <w:rPr>
            <w:rFonts w:ascii="Times New Roman" w:hAnsi="Times New Roman" w:cs="Times New Roman"/>
            <w:lang w:val="en-IN"/>
          </w:rPr>
          <w:delText>They do not make final clinical decisions that role is reserved exclusively for qualified human clinicians</w:delText>
        </w:r>
      </w:del>
    </w:p>
    <w:p w14:paraId="71C51AE7" w14:textId="117C5E43" w:rsidR="00C66A7A" w:rsidRPr="00C66A7A" w:rsidDel="00F33787" w:rsidRDefault="00C66A7A" w:rsidP="00C66A7A">
      <w:pPr>
        <w:numPr>
          <w:ilvl w:val="0"/>
          <w:numId w:val="37"/>
        </w:numPr>
        <w:spacing w:line="276" w:lineRule="auto"/>
        <w:rPr>
          <w:del w:id="828" w:author="USER" w:date="2026-04-16T15:38:00Z"/>
          <w:rFonts w:ascii="Times New Roman" w:hAnsi="Times New Roman" w:cs="Times New Roman"/>
          <w:lang w:val="en-IN"/>
        </w:rPr>
      </w:pPr>
      <w:del w:id="829" w:author="USER" w:date="2026-04-16T15:38:00Z">
        <w:r w:rsidRPr="00C66A7A" w:rsidDel="00F33787">
          <w:rPr>
            <w:rFonts w:ascii="Times New Roman" w:hAnsi="Times New Roman" w:cs="Times New Roman"/>
            <w:lang w:val="en-IN"/>
          </w:rPr>
          <w:delText>They do not adapt prescriptions or dosage recommendations this is beyond their permitted scope under the Telemedicine Guidelines 2020</w:delText>
        </w:r>
      </w:del>
    </w:p>
    <w:p w14:paraId="46B1D5E1" w14:textId="0DCBEFC0" w:rsidR="00C66A7A" w:rsidRPr="00C66A7A" w:rsidDel="00F33787" w:rsidRDefault="00C66A7A" w:rsidP="00C66A7A">
      <w:pPr>
        <w:spacing w:line="276" w:lineRule="auto"/>
        <w:rPr>
          <w:del w:id="830" w:author="USER" w:date="2026-04-16T15:38:00Z"/>
          <w:rFonts w:ascii="Times New Roman" w:hAnsi="Times New Roman" w:cs="Times New Roman"/>
          <w:lang w:val="en-IN"/>
        </w:rPr>
      </w:pPr>
      <w:del w:id="831" w:author="USER" w:date="2026-04-16T15:38:00Z">
        <w:r w:rsidRPr="00C66A7A" w:rsidDel="00F33787">
          <w:rPr>
            <w:rFonts w:ascii="Times New Roman" w:hAnsi="Times New Roman" w:cs="Times New Roman"/>
            <w:lang w:val="en-IN"/>
          </w:rPr>
          <w:delText>Think of the Platform's AI as a highly capable data analyst one that can read thousands of lab reports, identify statistical patterns, and flag what merits attention faster than any individual could. But it is an analyst, not a clinician. It sees the numbers; it cannot examine you, speak to you, understand your pain, or apply decades of clinical training. Only a qualified doctor can do that. The AI's role is to ensure no data point goes unnoticed the doctor's role is to tell you what it means for you.</w:delText>
        </w:r>
      </w:del>
    </w:p>
    <w:p w14:paraId="1B5B0A9B" w14:textId="790070A6" w:rsidR="00C66A7A" w:rsidRPr="00C66A7A" w:rsidRDefault="00C66A7A" w:rsidP="00C66A7A">
      <w:pPr>
        <w:spacing w:line="276" w:lineRule="auto"/>
        <w:rPr>
          <w:rFonts w:ascii="Times New Roman" w:hAnsi="Times New Roman" w:cs="Times New Roman"/>
          <w:b/>
          <w:bCs/>
          <w:lang w:val="en-IN"/>
        </w:rPr>
      </w:pPr>
      <w:r w:rsidRPr="00C66A7A">
        <w:rPr>
          <w:rFonts w:ascii="Times New Roman" w:hAnsi="Times New Roman" w:cs="Times New Roman"/>
          <w:b/>
          <w:bCs/>
          <w:lang w:val="en-IN"/>
        </w:rPr>
        <w:t>Accuracy, Limitations, and Known Constraints</w:t>
      </w:r>
    </w:p>
    <w:p w14:paraId="0EB28E10" w14:textId="20EE8E90" w:rsidR="00C66A7A" w:rsidRPr="00C66A7A" w:rsidRDefault="00C66A7A" w:rsidP="00C66A7A">
      <w:pPr>
        <w:spacing w:line="276" w:lineRule="auto"/>
        <w:rPr>
          <w:rFonts w:ascii="Times New Roman" w:hAnsi="Times New Roman" w:cs="Times New Roman"/>
          <w:i/>
          <w:iCs/>
          <w:lang w:val="en-IN"/>
        </w:rPr>
      </w:pPr>
      <w:r w:rsidRPr="00C66A7A">
        <w:rPr>
          <w:rFonts w:ascii="Times New Roman" w:hAnsi="Times New Roman" w:cs="Times New Roman"/>
          <w:i/>
          <w:iCs/>
          <w:lang w:val="en-IN"/>
        </w:rPr>
        <w:t>Accuracy Limitations</w:t>
      </w:r>
    </w:p>
    <w:p w14:paraId="7300C6AA" w14:textId="77777777" w:rsidR="00C66A7A" w:rsidRPr="00C66A7A" w:rsidRDefault="00C66A7A" w:rsidP="00C66A7A">
      <w:pPr>
        <w:numPr>
          <w:ilvl w:val="0"/>
          <w:numId w:val="38"/>
        </w:numPr>
        <w:spacing w:line="276" w:lineRule="auto"/>
        <w:rPr>
          <w:rFonts w:ascii="Times New Roman" w:hAnsi="Times New Roman" w:cs="Times New Roman"/>
          <w:lang w:val="en-IN"/>
        </w:rPr>
      </w:pPr>
      <w:r w:rsidRPr="00C66A7A">
        <w:rPr>
          <w:rFonts w:ascii="Times New Roman" w:hAnsi="Times New Roman" w:cs="Times New Roman"/>
          <w:lang w:val="en-IN"/>
        </w:rPr>
        <w:t>No AI model in healthcare currently achieves perfect accuracy. All predictive models carry false positive rates (flagging risk where none exists) and false negative rates (missing risk that does exist). These rates vary by condition, population group, and data quality</w:t>
      </w:r>
    </w:p>
    <w:p w14:paraId="7FD25334" w14:textId="77777777" w:rsidR="00C66A7A" w:rsidRPr="00C66A7A" w:rsidRDefault="00C66A7A" w:rsidP="00C66A7A">
      <w:pPr>
        <w:numPr>
          <w:ilvl w:val="0"/>
          <w:numId w:val="38"/>
        </w:numPr>
        <w:spacing w:line="276" w:lineRule="auto"/>
        <w:rPr>
          <w:rFonts w:ascii="Times New Roman" w:hAnsi="Times New Roman" w:cs="Times New Roman"/>
          <w:lang w:val="en-IN"/>
        </w:rPr>
      </w:pPr>
      <w:r w:rsidRPr="00C66A7A">
        <w:rPr>
          <w:rFonts w:ascii="Times New Roman" w:hAnsi="Times New Roman" w:cs="Times New Roman"/>
          <w:lang w:val="en-IN"/>
        </w:rPr>
        <w:t>Predictive risk models are trained on specific population datasets. Where your demographic, genetic, or clinical background differs materially from the training population, the model's predictive accuracy may be reduced</w:t>
      </w:r>
    </w:p>
    <w:p w14:paraId="42CEDDDD" w14:textId="79AE1BA8" w:rsidR="00C66A7A" w:rsidRPr="00C66A7A" w:rsidRDefault="00C66A7A" w:rsidP="00C66A7A">
      <w:pPr>
        <w:numPr>
          <w:ilvl w:val="0"/>
          <w:numId w:val="38"/>
        </w:numPr>
        <w:spacing w:line="276" w:lineRule="auto"/>
        <w:rPr>
          <w:rFonts w:ascii="Times New Roman" w:hAnsi="Times New Roman" w:cs="Times New Roman"/>
          <w:lang w:val="en-IN"/>
        </w:rPr>
      </w:pPr>
      <w:r w:rsidRPr="00C66A7A">
        <w:rPr>
          <w:rFonts w:ascii="Times New Roman" w:hAnsi="Times New Roman" w:cs="Times New Roman"/>
          <w:lang w:val="en-IN"/>
        </w:rPr>
        <w:t>AI lab report interpretation is designed to identify parameters outside standard population reference ranges. Reference ranges themselves are statistical constructs they do not define normal for every individual</w:t>
      </w:r>
    </w:p>
    <w:p w14:paraId="15223763" w14:textId="77777777" w:rsidR="00C66A7A" w:rsidRPr="00C66A7A" w:rsidRDefault="00C66A7A" w:rsidP="00C66A7A">
      <w:pPr>
        <w:numPr>
          <w:ilvl w:val="0"/>
          <w:numId w:val="38"/>
        </w:numPr>
        <w:spacing w:line="276" w:lineRule="auto"/>
        <w:rPr>
          <w:rFonts w:ascii="Times New Roman" w:hAnsi="Times New Roman" w:cs="Times New Roman"/>
          <w:lang w:val="en-IN"/>
        </w:rPr>
      </w:pPr>
      <w:r w:rsidRPr="00C66A7A">
        <w:rPr>
          <w:rFonts w:ascii="Times New Roman" w:hAnsi="Times New Roman" w:cs="Times New Roman"/>
          <w:lang w:val="en-IN"/>
        </w:rPr>
        <w:t>AI systems can exhibit performance differences across demographic groups including age, gender, ethnicity, and socioeconomic status, depending on the composition of their training data. The Company actively works to assess and mitigate any such disparities</w:t>
      </w:r>
    </w:p>
    <w:p w14:paraId="5CB38B1C" w14:textId="2767E2C3" w:rsidR="00C66A7A" w:rsidRPr="00C66A7A" w:rsidRDefault="00C66A7A" w:rsidP="00C66A7A">
      <w:pPr>
        <w:spacing w:line="276" w:lineRule="auto"/>
        <w:rPr>
          <w:rFonts w:ascii="Times New Roman" w:hAnsi="Times New Roman" w:cs="Times New Roman"/>
          <w:i/>
          <w:iCs/>
          <w:lang w:val="en-IN"/>
        </w:rPr>
      </w:pPr>
      <w:r w:rsidRPr="00C66A7A">
        <w:rPr>
          <w:rFonts w:ascii="Times New Roman" w:hAnsi="Times New Roman" w:cs="Times New Roman"/>
          <w:i/>
          <w:iCs/>
          <w:lang w:val="en-IN"/>
        </w:rPr>
        <w:t>Data Quality Dependencies</w:t>
      </w:r>
    </w:p>
    <w:p w14:paraId="6EEC8936" w14:textId="77777777" w:rsidR="00C66A7A" w:rsidRPr="00C66A7A" w:rsidRDefault="00C66A7A" w:rsidP="00C66A7A">
      <w:pPr>
        <w:numPr>
          <w:ilvl w:val="0"/>
          <w:numId w:val="39"/>
        </w:numPr>
        <w:spacing w:line="276" w:lineRule="auto"/>
        <w:rPr>
          <w:rFonts w:ascii="Times New Roman" w:hAnsi="Times New Roman" w:cs="Times New Roman"/>
          <w:lang w:val="en-IN"/>
        </w:rPr>
      </w:pPr>
      <w:r w:rsidRPr="00C66A7A">
        <w:rPr>
          <w:rFonts w:ascii="Times New Roman" w:hAnsi="Times New Roman" w:cs="Times New Roman"/>
          <w:lang w:val="en-IN"/>
        </w:rPr>
        <w:t>AI outputs are only as reliable as the data you submit. Inaccurate, outdated, or fabricated data will generate unreliable insights</w:t>
      </w:r>
    </w:p>
    <w:p w14:paraId="0358C6DF" w14:textId="1A5BC8AA" w:rsidR="00C66A7A" w:rsidRPr="00C66A7A" w:rsidRDefault="00C66A7A" w:rsidP="00C66A7A">
      <w:pPr>
        <w:numPr>
          <w:ilvl w:val="0"/>
          <w:numId w:val="39"/>
        </w:numPr>
        <w:spacing w:line="276" w:lineRule="auto"/>
        <w:rPr>
          <w:rFonts w:ascii="Times New Roman" w:hAnsi="Times New Roman" w:cs="Times New Roman"/>
          <w:lang w:val="en-IN"/>
        </w:rPr>
      </w:pPr>
      <w:r w:rsidRPr="00C66A7A">
        <w:rPr>
          <w:rFonts w:ascii="Times New Roman" w:hAnsi="Times New Roman" w:cs="Times New Roman"/>
          <w:lang w:val="en-IN"/>
        </w:rPr>
        <w:t xml:space="preserve">Wearable device data carries its own accuracy </w:t>
      </w:r>
      <w:del w:id="832" w:author="USER" w:date="2026-04-16T15:38:00Z">
        <w:r w:rsidRPr="00C66A7A" w:rsidDel="008C20D4">
          <w:rPr>
            <w:rFonts w:ascii="Times New Roman" w:hAnsi="Times New Roman" w:cs="Times New Roman"/>
            <w:lang w:val="en-IN"/>
          </w:rPr>
          <w:delText>limitations  consumer</w:delText>
        </w:r>
      </w:del>
      <w:ins w:id="833" w:author="USER" w:date="2026-04-16T15:38:00Z">
        <w:r w:rsidR="008C20D4" w:rsidRPr="00C66A7A">
          <w:rPr>
            <w:rFonts w:ascii="Times New Roman" w:hAnsi="Times New Roman" w:cs="Times New Roman"/>
            <w:lang w:val="en-IN"/>
          </w:rPr>
          <w:t>limitations consumer</w:t>
        </w:r>
      </w:ins>
      <w:r w:rsidRPr="00C66A7A">
        <w:rPr>
          <w:rFonts w:ascii="Times New Roman" w:hAnsi="Times New Roman" w:cs="Times New Roman"/>
          <w:lang w:val="en-IN"/>
        </w:rPr>
        <w:t>-grade devices do not meet medical-grade sensor standards. AI insights derived from wearable data should be interpreted with this in mind</w:t>
      </w:r>
    </w:p>
    <w:p w14:paraId="7FD1FBDA" w14:textId="77777777" w:rsidR="00C66A7A" w:rsidRPr="00C66A7A" w:rsidRDefault="00C66A7A" w:rsidP="00C66A7A">
      <w:pPr>
        <w:numPr>
          <w:ilvl w:val="0"/>
          <w:numId w:val="39"/>
        </w:numPr>
        <w:spacing w:line="276" w:lineRule="auto"/>
        <w:rPr>
          <w:rFonts w:ascii="Times New Roman" w:hAnsi="Times New Roman" w:cs="Times New Roman"/>
          <w:lang w:val="en-IN"/>
        </w:rPr>
      </w:pPr>
      <w:r w:rsidRPr="00C66A7A">
        <w:rPr>
          <w:rFonts w:ascii="Times New Roman" w:hAnsi="Times New Roman" w:cs="Times New Roman"/>
          <w:lang w:val="en-IN"/>
        </w:rPr>
        <w:t>Uploaded lab reports from different laboratories may use different reference ranges, units, and methodologies. Where the AI cannot reliably parse a specific report format, it will indicate this limitation to the User</w:t>
      </w:r>
    </w:p>
    <w:p w14:paraId="35B7C5CB" w14:textId="02EBD7B5" w:rsidR="00C66A7A" w:rsidRPr="00C66A7A" w:rsidRDefault="00C66A7A" w:rsidP="00C66A7A">
      <w:pPr>
        <w:spacing w:line="276" w:lineRule="auto"/>
        <w:rPr>
          <w:rFonts w:ascii="Times New Roman" w:hAnsi="Times New Roman" w:cs="Times New Roman"/>
          <w:i/>
          <w:iCs/>
          <w:lang w:val="en-IN"/>
        </w:rPr>
      </w:pPr>
      <w:r w:rsidRPr="00C66A7A">
        <w:rPr>
          <w:rFonts w:ascii="Times New Roman" w:hAnsi="Times New Roman" w:cs="Times New Roman"/>
          <w:i/>
          <w:iCs/>
          <w:lang w:val="en-IN"/>
        </w:rPr>
        <w:t>Scope Constraints</w:t>
      </w:r>
    </w:p>
    <w:p w14:paraId="662BD04A" w14:textId="77777777" w:rsidR="00C66A7A" w:rsidRPr="00C66A7A" w:rsidRDefault="00C66A7A" w:rsidP="00C66A7A">
      <w:pPr>
        <w:numPr>
          <w:ilvl w:val="0"/>
          <w:numId w:val="40"/>
        </w:numPr>
        <w:spacing w:line="276" w:lineRule="auto"/>
        <w:rPr>
          <w:rFonts w:ascii="Times New Roman" w:hAnsi="Times New Roman" w:cs="Times New Roman"/>
          <w:lang w:val="en-IN"/>
        </w:rPr>
      </w:pPr>
      <w:r w:rsidRPr="00C66A7A">
        <w:rPr>
          <w:rFonts w:ascii="Times New Roman" w:hAnsi="Times New Roman" w:cs="Times New Roman"/>
          <w:lang w:val="en-IN"/>
        </w:rPr>
        <w:t>The Platform's AI is designed for preventive health monitoring of common lifestyle conditions. It is not designed to identify rare diseases, complex multi-system conditions, or atypical clinical presentations</w:t>
      </w:r>
    </w:p>
    <w:p w14:paraId="39E29507" w14:textId="77777777" w:rsidR="00C66A7A" w:rsidRPr="00C66A7A" w:rsidRDefault="00C66A7A" w:rsidP="00C66A7A">
      <w:pPr>
        <w:numPr>
          <w:ilvl w:val="0"/>
          <w:numId w:val="40"/>
        </w:numPr>
        <w:spacing w:line="276" w:lineRule="auto"/>
        <w:rPr>
          <w:rFonts w:ascii="Times New Roman" w:hAnsi="Times New Roman" w:cs="Times New Roman"/>
          <w:lang w:val="en-IN"/>
        </w:rPr>
      </w:pPr>
      <w:r w:rsidRPr="00C66A7A">
        <w:rPr>
          <w:rFonts w:ascii="Times New Roman" w:hAnsi="Times New Roman" w:cs="Times New Roman"/>
          <w:lang w:val="en-IN"/>
        </w:rPr>
        <w:t>AI systems on this Platform have not been validated as clinical diagnostic tools under the Medical Devices Rules 2017. They are informational tools, not diagnostic instruments</w:t>
      </w:r>
    </w:p>
    <w:p w14:paraId="447C07D5" w14:textId="6B519829" w:rsidR="00C66A7A" w:rsidRPr="00C66A7A" w:rsidRDefault="00C66A7A" w:rsidP="00C66A7A">
      <w:pPr>
        <w:numPr>
          <w:ilvl w:val="0"/>
          <w:numId w:val="40"/>
        </w:numPr>
        <w:spacing w:line="276" w:lineRule="auto"/>
        <w:rPr>
          <w:rFonts w:ascii="Times New Roman" w:hAnsi="Times New Roman" w:cs="Times New Roman"/>
          <w:lang w:val="en-IN"/>
        </w:rPr>
      </w:pPr>
      <w:r w:rsidRPr="00C66A7A">
        <w:rPr>
          <w:rFonts w:ascii="Times New Roman" w:hAnsi="Times New Roman" w:cs="Times New Roman"/>
          <w:lang w:val="en-IN"/>
        </w:rPr>
        <w:t xml:space="preserve">AI predictions represent statistical risk at a population </w:t>
      </w:r>
      <w:proofErr w:type="gramStart"/>
      <w:r w:rsidRPr="00C66A7A">
        <w:rPr>
          <w:rFonts w:ascii="Times New Roman" w:hAnsi="Times New Roman" w:cs="Times New Roman"/>
          <w:lang w:val="en-IN"/>
        </w:rPr>
        <w:t>level  they</w:t>
      </w:r>
      <w:proofErr w:type="gramEnd"/>
      <w:r w:rsidRPr="00C66A7A">
        <w:rPr>
          <w:rFonts w:ascii="Times New Roman" w:hAnsi="Times New Roman" w:cs="Times New Roman"/>
          <w:lang w:val="en-IN"/>
        </w:rPr>
        <w:t xml:space="preserve"> cannot predict individual health outcomes with certainty</w:t>
      </w:r>
    </w:p>
    <w:p w14:paraId="2E6E2E2A" w14:textId="541848E0" w:rsidR="00C66A7A" w:rsidRPr="00C66A7A" w:rsidRDefault="00C66A7A" w:rsidP="00C66A7A">
      <w:pPr>
        <w:spacing w:line="276" w:lineRule="auto"/>
        <w:rPr>
          <w:rFonts w:ascii="Times New Roman" w:hAnsi="Times New Roman" w:cs="Times New Roman"/>
          <w:lang w:val="en-IN"/>
        </w:rPr>
      </w:pPr>
      <w:r w:rsidRPr="00C66A7A">
        <w:rPr>
          <w:rFonts w:ascii="Times New Roman" w:hAnsi="Times New Roman" w:cs="Times New Roman"/>
          <w:lang w:val="en-IN"/>
        </w:rPr>
        <w:t>AI health insights on this Platform are a starting point not an endpoint. When the AI flags something, treat it as a prompt to seek professional assessment not as a clinical verdict. When the AI gives you a low risk score, do not use it as grounds to avoid routine health check-ups or to delay seeking care for symptoms.</w:t>
      </w:r>
    </w:p>
    <w:p w14:paraId="435E9B80" w14:textId="189C96C9" w:rsidR="00927E7F" w:rsidRPr="00927E7F" w:rsidRDefault="00927E7F" w:rsidP="00927E7F">
      <w:pPr>
        <w:spacing w:line="276" w:lineRule="auto"/>
        <w:rPr>
          <w:rFonts w:ascii="Times New Roman" w:hAnsi="Times New Roman" w:cs="Times New Roman"/>
          <w:b/>
          <w:bCs/>
          <w:lang w:val="en-IN"/>
        </w:rPr>
      </w:pPr>
      <w:r w:rsidRPr="00927E7F">
        <w:rPr>
          <w:rFonts w:ascii="Times New Roman" w:hAnsi="Times New Roman" w:cs="Times New Roman"/>
          <w:b/>
          <w:bCs/>
          <w:lang w:val="en-IN"/>
        </w:rPr>
        <w:t>Automated Decision-Making Disclosure</w:t>
      </w:r>
    </w:p>
    <w:p w14:paraId="1F8056E4" w14:textId="4A516866" w:rsidR="00927E7F" w:rsidRPr="00927E7F" w:rsidRDefault="00927E7F" w:rsidP="00927E7F">
      <w:pPr>
        <w:spacing w:line="276" w:lineRule="auto"/>
        <w:rPr>
          <w:rFonts w:ascii="Times New Roman" w:hAnsi="Times New Roman" w:cs="Times New Roman"/>
          <w:lang w:val="en-IN"/>
        </w:rPr>
      </w:pPr>
      <w:r w:rsidRPr="00927E7F">
        <w:rPr>
          <w:rFonts w:ascii="Times New Roman" w:hAnsi="Times New Roman" w:cs="Times New Roman"/>
          <w:lang w:val="en-IN"/>
        </w:rPr>
        <w:t>In compliance with the DPDPA 2023 and MeitY's AI Advisory on responsible AI in high-consequence sectors, this section discloses all automated decision-making processes on the Platform that produce outputs affecting Users.</w:t>
      </w:r>
    </w:p>
    <w:p w14:paraId="1992370E" w14:textId="301EE08E" w:rsidR="00927E7F" w:rsidRPr="00927E7F" w:rsidRDefault="00927E7F" w:rsidP="00927E7F">
      <w:pPr>
        <w:spacing w:line="276" w:lineRule="auto"/>
        <w:rPr>
          <w:rFonts w:ascii="Times New Roman" w:hAnsi="Times New Roman" w:cs="Times New Roman"/>
          <w:i/>
          <w:iCs/>
          <w:lang w:val="en-IN"/>
        </w:rPr>
      </w:pPr>
      <w:r w:rsidRPr="00927E7F">
        <w:rPr>
          <w:rFonts w:ascii="Times New Roman" w:hAnsi="Times New Roman" w:cs="Times New Roman"/>
          <w:i/>
          <w:iCs/>
          <w:lang w:val="en-IN"/>
        </w:rPr>
        <w:t>Automated Processes on the Platform</w:t>
      </w:r>
    </w:p>
    <w:tbl>
      <w:tblPr>
        <w:tblStyle w:val="TableGrid"/>
        <w:tblW w:w="0" w:type="auto"/>
        <w:tblLook w:val="04A0" w:firstRow="1" w:lastRow="0" w:firstColumn="1" w:lastColumn="0" w:noHBand="0" w:noVBand="1"/>
      </w:tblPr>
      <w:tblGrid>
        <w:gridCol w:w="2532"/>
        <w:gridCol w:w="7664"/>
      </w:tblGrid>
      <w:tr w:rsidR="00927E7F" w:rsidRPr="00927E7F" w14:paraId="11DA9184" w14:textId="77777777" w:rsidTr="00927E7F">
        <w:tc>
          <w:tcPr>
            <w:tcW w:w="0" w:type="auto"/>
            <w:hideMark/>
          </w:tcPr>
          <w:p w14:paraId="1956DFD7" w14:textId="77777777" w:rsidR="00927E7F" w:rsidRPr="00927E7F" w:rsidRDefault="00927E7F" w:rsidP="00927E7F">
            <w:pPr>
              <w:spacing w:after="160" w:line="276" w:lineRule="auto"/>
              <w:rPr>
                <w:rFonts w:ascii="Times New Roman" w:hAnsi="Times New Roman" w:cs="Times New Roman"/>
                <w:b/>
                <w:bCs/>
                <w:lang w:val="en-IN"/>
              </w:rPr>
            </w:pPr>
            <w:r w:rsidRPr="00927E7F">
              <w:rPr>
                <w:rFonts w:ascii="Times New Roman" w:hAnsi="Times New Roman" w:cs="Times New Roman"/>
                <w:b/>
                <w:bCs/>
                <w:lang w:val="en-IN"/>
              </w:rPr>
              <w:lastRenderedPageBreak/>
              <w:t>Automated Process</w:t>
            </w:r>
          </w:p>
        </w:tc>
        <w:tc>
          <w:tcPr>
            <w:tcW w:w="0" w:type="auto"/>
            <w:hideMark/>
          </w:tcPr>
          <w:p w14:paraId="34D60715" w14:textId="77777777" w:rsidR="00927E7F" w:rsidRPr="00927E7F" w:rsidRDefault="00927E7F" w:rsidP="00927E7F">
            <w:pPr>
              <w:spacing w:after="160" w:line="276" w:lineRule="auto"/>
              <w:rPr>
                <w:rFonts w:ascii="Times New Roman" w:hAnsi="Times New Roman" w:cs="Times New Roman"/>
                <w:b/>
                <w:bCs/>
                <w:lang w:val="en-IN"/>
              </w:rPr>
            </w:pPr>
            <w:r w:rsidRPr="00927E7F">
              <w:rPr>
                <w:rFonts w:ascii="Times New Roman" w:hAnsi="Times New Roman" w:cs="Times New Roman"/>
                <w:b/>
                <w:bCs/>
                <w:lang w:val="en-IN"/>
              </w:rPr>
              <w:t>Nature of Output and Its Effect on You</w:t>
            </w:r>
          </w:p>
        </w:tc>
      </w:tr>
      <w:tr w:rsidR="00927E7F" w:rsidRPr="00927E7F" w14:paraId="628D2301" w14:textId="77777777" w:rsidTr="00927E7F">
        <w:tc>
          <w:tcPr>
            <w:tcW w:w="0" w:type="auto"/>
            <w:hideMark/>
          </w:tcPr>
          <w:p w14:paraId="090D231D" w14:textId="77777777" w:rsidR="00927E7F" w:rsidRPr="00927E7F" w:rsidRDefault="00927E7F" w:rsidP="00927E7F">
            <w:pPr>
              <w:spacing w:after="160" w:line="276" w:lineRule="auto"/>
              <w:rPr>
                <w:rFonts w:ascii="Times New Roman" w:hAnsi="Times New Roman" w:cs="Times New Roman"/>
                <w:lang w:val="en-IN"/>
              </w:rPr>
            </w:pPr>
            <w:r w:rsidRPr="00927E7F">
              <w:rPr>
                <w:rFonts w:ascii="Times New Roman" w:hAnsi="Times New Roman" w:cs="Times New Roman"/>
                <w:b/>
                <w:bCs/>
                <w:lang w:val="en-IN"/>
              </w:rPr>
              <w:t>Lab report parameter flagging</w:t>
            </w:r>
          </w:p>
        </w:tc>
        <w:tc>
          <w:tcPr>
            <w:tcW w:w="0" w:type="auto"/>
            <w:hideMark/>
          </w:tcPr>
          <w:p w14:paraId="5808BED0" w14:textId="77777777" w:rsidR="00927E7F" w:rsidRPr="00927E7F" w:rsidRDefault="00927E7F" w:rsidP="00927E7F">
            <w:pPr>
              <w:spacing w:after="160" w:line="276" w:lineRule="auto"/>
              <w:rPr>
                <w:rFonts w:ascii="Times New Roman" w:hAnsi="Times New Roman" w:cs="Times New Roman"/>
                <w:lang w:val="en-IN"/>
              </w:rPr>
            </w:pPr>
            <w:r w:rsidRPr="00927E7F">
              <w:rPr>
                <w:rFonts w:ascii="Times New Roman" w:hAnsi="Times New Roman" w:cs="Times New Roman"/>
                <w:lang w:val="en-IN"/>
              </w:rPr>
              <w:t>Automated identification of out-of-range parameters. Effect: You receive a visual flag and explanation. </w:t>
            </w:r>
            <w:r w:rsidRPr="00927E7F">
              <w:rPr>
                <w:rFonts w:ascii="Times New Roman" w:hAnsi="Times New Roman" w:cs="Times New Roman"/>
                <w:b/>
                <w:bCs/>
                <w:lang w:val="en-IN"/>
              </w:rPr>
              <w:t>Action required:</w:t>
            </w:r>
            <w:r w:rsidRPr="00927E7F">
              <w:rPr>
                <w:rFonts w:ascii="Times New Roman" w:hAnsi="Times New Roman" w:cs="Times New Roman"/>
                <w:lang w:val="en-IN"/>
              </w:rPr>
              <w:t> Seek RMP consultation before drawing clinical conclusions.</w:t>
            </w:r>
          </w:p>
        </w:tc>
      </w:tr>
      <w:tr w:rsidR="00927E7F" w:rsidRPr="00927E7F" w14:paraId="3CA29C7C" w14:textId="77777777" w:rsidTr="00927E7F">
        <w:tc>
          <w:tcPr>
            <w:tcW w:w="0" w:type="auto"/>
            <w:hideMark/>
          </w:tcPr>
          <w:p w14:paraId="5B84B75A" w14:textId="77777777" w:rsidR="00927E7F" w:rsidRPr="00927E7F" w:rsidRDefault="00927E7F" w:rsidP="00927E7F">
            <w:pPr>
              <w:spacing w:after="160" w:line="276" w:lineRule="auto"/>
              <w:rPr>
                <w:rFonts w:ascii="Times New Roman" w:hAnsi="Times New Roman" w:cs="Times New Roman"/>
                <w:lang w:val="en-IN"/>
              </w:rPr>
            </w:pPr>
            <w:r w:rsidRPr="00927E7F">
              <w:rPr>
                <w:rFonts w:ascii="Times New Roman" w:hAnsi="Times New Roman" w:cs="Times New Roman"/>
                <w:b/>
                <w:bCs/>
                <w:lang w:val="en-IN"/>
              </w:rPr>
              <w:t>Predictive risk score generation</w:t>
            </w:r>
          </w:p>
        </w:tc>
        <w:tc>
          <w:tcPr>
            <w:tcW w:w="0" w:type="auto"/>
            <w:hideMark/>
          </w:tcPr>
          <w:p w14:paraId="0D7AD74F" w14:textId="34474F9C" w:rsidR="00927E7F" w:rsidRPr="00927E7F" w:rsidRDefault="00927E7F" w:rsidP="00927E7F">
            <w:pPr>
              <w:spacing w:after="160" w:line="276" w:lineRule="auto"/>
              <w:rPr>
                <w:rFonts w:ascii="Times New Roman" w:hAnsi="Times New Roman" w:cs="Times New Roman"/>
                <w:lang w:val="en-IN"/>
              </w:rPr>
            </w:pPr>
            <w:r w:rsidRPr="00927E7F">
              <w:rPr>
                <w:rFonts w:ascii="Times New Roman" w:hAnsi="Times New Roman" w:cs="Times New Roman"/>
                <w:lang w:val="en-IN"/>
              </w:rPr>
              <w:t>Automated risk probability calculation based on your health data profile. Effect: You see a risk category and score. </w:t>
            </w:r>
            <w:r w:rsidRPr="00927E7F">
              <w:rPr>
                <w:rFonts w:ascii="Times New Roman" w:hAnsi="Times New Roman" w:cs="Times New Roman"/>
                <w:b/>
                <w:bCs/>
                <w:lang w:val="en-IN"/>
              </w:rPr>
              <w:t>Action required:</w:t>
            </w:r>
            <w:r w:rsidRPr="00927E7F">
              <w:rPr>
                <w:rFonts w:ascii="Times New Roman" w:hAnsi="Times New Roman" w:cs="Times New Roman"/>
                <w:lang w:val="en-IN"/>
              </w:rPr>
              <w:t> Discuss with an RMP  do not self-diagnose or self-treat.</w:t>
            </w:r>
          </w:p>
        </w:tc>
      </w:tr>
      <w:tr w:rsidR="00927E7F" w:rsidRPr="00927E7F" w14:paraId="57E845F5" w14:textId="77777777" w:rsidTr="00927E7F">
        <w:tc>
          <w:tcPr>
            <w:tcW w:w="0" w:type="auto"/>
            <w:hideMark/>
          </w:tcPr>
          <w:p w14:paraId="455A1005" w14:textId="77777777" w:rsidR="00927E7F" w:rsidRPr="00927E7F" w:rsidRDefault="00927E7F" w:rsidP="00927E7F">
            <w:pPr>
              <w:spacing w:after="160" w:line="276" w:lineRule="auto"/>
              <w:rPr>
                <w:rFonts w:ascii="Times New Roman" w:hAnsi="Times New Roman" w:cs="Times New Roman"/>
                <w:lang w:val="en-IN"/>
              </w:rPr>
            </w:pPr>
            <w:r w:rsidRPr="00927E7F">
              <w:rPr>
                <w:rFonts w:ascii="Times New Roman" w:hAnsi="Times New Roman" w:cs="Times New Roman"/>
                <w:b/>
                <w:bCs/>
                <w:lang w:val="en-IN"/>
              </w:rPr>
              <w:t>Preventive health alerts</w:t>
            </w:r>
          </w:p>
        </w:tc>
        <w:tc>
          <w:tcPr>
            <w:tcW w:w="0" w:type="auto"/>
            <w:hideMark/>
          </w:tcPr>
          <w:p w14:paraId="2B257AE4" w14:textId="77777777" w:rsidR="00927E7F" w:rsidRPr="00927E7F" w:rsidRDefault="00927E7F" w:rsidP="00927E7F">
            <w:pPr>
              <w:spacing w:after="160" w:line="276" w:lineRule="auto"/>
              <w:rPr>
                <w:rFonts w:ascii="Times New Roman" w:hAnsi="Times New Roman" w:cs="Times New Roman"/>
                <w:lang w:val="en-IN"/>
              </w:rPr>
            </w:pPr>
            <w:r w:rsidRPr="00927E7F">
              <w:rPr>
                <w:rFonts w:ascii="Times New Roman" w:hAnsi="Times New Roman" w:cs="Times New Roman"/>
                <w:lang w:val="en-IN"/>
              </w:rPr>
              <w:t>Automated notifications triggered by threshold breaches in your health data. Effect: You receive an alert suggesting professional review. </w:t>
            </w:r>
            <w:r w:rsidRPr="00927E7F">
              <w:rPr>
                <w:rFonts w:ascii="Times New Roman" w:hAnsi="Times New Roman" w:cs="Times New Roman"/>
                <w:b/>
                <w:bCs/>
                <w:lang w:val="en-IN"/>
              </w:rPr>
              <w:t>Action required:</w:t>
            </w:r>
            <w:r w:rsidRPr="00927E7F">
              <w:rPr>
                <w:rFonts w:ascii="Times New Roman" w:hAnsi="Times New Roman" w:cs="Times New Roman"/>
                <w:lang w:val="en-IN"/>
              </w:rPr>
              <w:t> Consult a doctor for clinical assessment.</w:t>
            </w:r>
          </w:p>
        </w:tc>
      </w:tr>
      <w:tr w:rsidR="00927E7F" w:rsidRPr="00927E7F" w14:paraId="24E3A7BA" w14:textId="77777777" w:rsidTr="00927E7F">
        <w:tc>
          <w:tcPr>
            <w:tcW w:w="0" w:type="auto"/>
            <w:hideMark/>
          </w:tcPr>
          <w:p w14:paraId="04D0ACA3" w14:textId="77777777" w:rsidR="00927E7F" w:rsidRPr="00927E7F" w:rsidRDefault="00927E7F" w:rsidP="00927E7F">
            <w:pPr>
              <w:spacing w:after="160" w:line="276" w:lineRule="auto"/>
              <w:rPr>
                <w:rFonts w:ascii="Times New Roman" w:hAnsi="Times New Roman" w:cs="Times New Roman"/>
                <w:lang w:val="en-IN"/>
              </w:rPr>
            </w:pPr>
            <w:r w:rsidRPr="00927E7F">
              <w:rPr>
                <w:rFonts w:ascii="Times New Roman" w:hAnsi="Times New Roman" w:cs="Times New Roman"/>
                <w:b/>
                <w:bCs/>
                <w:lang w:val="en-IN"/>
              </w:rPr>
              <w:t>Wellness recommendation generation</w:t>
            </w:r>
          </w:p>
        </w:tc>
        <w:tc>
          <w:tcPr>
            <w:tcW w:w="0" w:type="auto"/>
            <w:hideMark/>
          </w:tcPr>
          <w:p w14:paraId="547B9A84" w14:textId="77777777" w:rsidR="00927E7F" w:rsidRPr="00927E7F" w:rsidRDefault="00927E7F" w:rsidP="00927E7F">
            <w:pPr>
              <w:spacing w:after="160" w:line="276" w:lineRule="auto"/>
              <w:rPr>
                <w:rFonts w:ascii="Times New Roman" w:hAnsi="Times New Roman" w:cs="Times New Roman"/>
                <w:lang w:val="en-IN"/>
              </w:rPr>
            </w:pPr>
            <w:r w:rsidRPr="00927E7F">
              <w:rPr>
                <w:rFonts w:ascii="Times New Roman" w:hAnsi="Times New Roman" w:cs="Times New Roman"/>
                <w:lang w:val="en-IN"/>
              </w:rPr>
              <w:t>Automated personalised suggestions for nutrition, sleep, and lifestyle. Effect: You receive guidance. </w:t>
            </w:r>
            <w:r w:rsidRPr="00927E7F">
              <w:rPr>
                <w:rFonts w:ascii="Times New Roman" w:hAnsi="Times New Roman" w:cs="Times New Roman"/>
                <w:b/>
                <w:bCs/>
                <w:lang w:val="en-IN"/>
              </w:rPr>
              <w:t>Action required:</w:t>
            </w:r>
            <w:r w:rsidRPr="00927E7F">
              <w:rPr>
                <w:rFonts w:ascii="Times New Roman" w:hAnsi="Times New Roman" w:cs="Times New Roman"/>
                <w:lang w:val="en-IN"/>
              </w:rPr>
              <w:t> Validate with a qualified professional before acting on any suggestion that could affect a medical condition.</w:t>
            </w:r>
          </w:p>
        </w:tc>
      </w:tr>
      <w:tr w:rsidR="00927E7F" w:rsidRPr="00927E7F" w14:paraId="1BB20C81" w14:textId="77777777" w:rsidTr="00927E7F">
        <w:tc>
          <w:tcPr>
            <w:tcW w:w="0" w:type="auto"/>
            <w:hideMark/>
          </w:tcPr>
          <w:p w14:paraId="4CA64204" w14:textId="77777777" w:rsidR="00927E7F" w:rsidRPr="00927E7F" w:rsidRDefault="00927E7F" w:rsidP="00927E7F">
            <w:pPr>
              <w:spacing w:after="160" w:line="276" w:lineRule="auto"/>
              <w:rPr>
                <w:rFonts w:ascii="Times New Roman" w:hAnsi="Times New Roman" w:cs="Times New Roman"/>
                <w:lang w:val="en-IN"/>
              </w:rPr>
            </w:pPr>
            <w:r w:rsidRPr="00927E7F">
              <w:rPr>
                <w:rFonts w:ascii="Times New Roman" w:hAnsi="Times New Roman" w:cs="Times New Roman"/>
                <w:b/>
                <w:bCs/>
                <w:lang w:val="en-IN"/>
              </w:rPr>
              <w:t>Dashboard health trend analysis</w:t>
            </w:r>
          </w:p>
        </w:tc>
        <w:tc>
          <w:tcPr>
            <w:tcW w:w="0" w:type="auto"/>
            <w:hideMark/>
          </w:tcPr>
          <w:p w14:paraId="213F7D2E" w14:textId="2EC5F11C" w:rsidR="00927E7F" w:rsidRPr="00927E7F" w:rsidRDefault="00927E7F" w:rsidP="00927E7F">
            <w:pPr>
              <w:spacing w:after="160" w:line="276" w:lineRule="auto"/>
              <w:rPr>
                <w:rFonts w:ascii="Times New Roman" w:hAnsi="Times New Roman" w:cs="Times New Roman"/>
                <w:lang w:val="en-IN"/>
              </w:rPr>
            </w:pPr>
            <w:r w:rsidRPr="00927E7F">
              <w:rPr>
                <w:rFonts w:ascii="Times New Roman" w:hAnsi="Times New Roman" w:cs="Times New Roman"/>
                <w:lang w:val="en-IN"/>
              </w:rPr>
              <w:t>Automated charting and trend identification across your longitudinal health data. Effect: You see visual trends over time. These are data representations  not clinical assessments.</w:t>
            </w:r>
          </w:p>
        </w:tc>
      </w:tr>
    </w:tbl>
    <w:p w14:paraId="18966C95" w14:textId="172A110F" w:rsidR="00927E7F" w:rsidRPr="00927E7F" w:rsidRDefault="00927E7F" w:rsidP="00927E7F">
      <w:pPr>
        <w:spacing w:line="276" w:lineRule="auto"/>
        <w:rPr>
          <w:rFonts w:ascii="Times New Roman" w:hAnsi="Times New Roman" w:cs="Times New Roman"/>
          <w:i/>
          <w:iCs/>
          <w:lang w:val="en-IN"/>
        </w:rPr>
      </w:pPr>
      <w:r w:rsidRPr="00927E7F">
        <w:rPr>
          <w:rFonts w:ascii="Times New Roman" w:hAnsi="Times New Roman" w:cs="Times New Roman"/>
          <w:i/>
          <w:iCs/>
          <w:lang w:val="en-IN"/>
        </w:rPr>
        <w:t>What is NOT Automated</w:t>
      </w:r>
    </w:p>
    <w:p w14:paraId="5DD0610D" w14:textId="17970B41" w:rsidR="00927E7F" w:rsidRPr="00927E7F" w:rsidRDefault="00927E7F" w:rsidP="00927E7F">
      <w:pPr>
        <w:numPr>
          <w:ilvl w:val="0"/>
          <w:numId w:val="41"/>
        </w:numPr>
        <w:spacing w:line="276" w:lineRule="auto"/>
        <w:rPr>
          <w:rFonts w:ascii="Times New Roman" w:hAnsi="Times New Roman" w:cs="Times New Roman"/>
          <w:lang w:val="en-IN"/>
        </w:rPr>
      </w:pPr>
      <w:r w:rsidRPr="00927E7F">
        <w:rPr>
          <w:rFonts w:ascii="Times New Roman" w:hAnsi="Times New Roman" w:cs="Times New Roman"/>
          <w:lang w:val="en-IN"/>
        </w:rPr>
        <w:t>No clinical diagnosis is automated</w:t>
      </w:r>
      <w:r w:rsidRPr="00627A62">
        <w:rPr>
          <w:rFonts w:ascii="Times New Roman" w:hAnsi="Times New Roman" w:cs="Times New Roman"/>
          <w:lang w:val="en-IN"/>
        </w:rPr>
        <w:t xml:space="preserve">. </w:t>
      </w:r>
      <w:r w:rsidRPr="00927E7F">
        <w:rPr>
          <w:rFonts w:ascii="Times New Roman" w:hAnsi="Times New Roman" w:cs="Times New Roman"/>
          <w:lang w:val="en-IN"/>
        </w:rPr>
        <w:t>diagnoses can only be made by a qualified human RMP</w:t>
      </w:r>
    </w:p>
    <w:p w14:paraId="1E281028" w14:textId="092360F2" w:rsidR="00927E7F" w:rsidRPr="00927E7F" w:rsidRDefault="00927E7F" w:rsidP="00927E7F">
      <w:pPr>
        <w:numPr>
          <w:ilvl w:val="0"/>
          <w:numId w:val="41"/>
        </w:numPr>
        <w:spacing w:line="276" w:lineRule="auto"/>
        <w:rPr>
          <w:rFonts w:ascii="Times New Roman" w:hAnsi="Times New Roman" w:cs="Times New Roman"/>
          <w:lang w:val="en-IN"/>
        </w:rPr>
      </w:pPr>
      <w:r w:rsidRPr="00927E7F">
        <w:rPr>
          <w:rFonts w:ascii="Times New Roman" w:hAnsi="Times New Roman" w:cs="Times New Roman"/>
          <w:lang w:val="en-IN"/>
        </w:rPr>
        <w:t>No prescription or medication recommendation is automated this is prohibited under the Telemedicine Guidelines 2020</w:t>
      </w:r>
    </w:p>
    <w:p w14:paraId="02009F9C" w14:textId="50FC5E24" w:rsidR="00927E7F" w:rsidRPr="00927E7F" w:rsidDel="008C20D4" w:rsidRDefault="00927E7F" w:rsidP="00927E7F">
      <w:pPr>
        <w:numPr>
          <w:ilvl w:val="0"/>
          <w:numId w:val="41"/>
        </w:numPr>
        <w:spacing w:line="276" w:lineRule="auto"/>
        <w:rPr>
          <w:del w:id="834" w:author="USER" w:date="2026-04-16T15:39:00Z"/>
          <w:rFonts w:ascii="Times New Roman" w:hAnsi="Times New Roman" w:cs="Times New Roman"/>
          <w:lang w:val="en-IN"/>
        </w:rPr>
      </w:pPr>
      <w:del w:id="835" w:author="USER" w:date="2026-04-16T15:39:00Z">
        <w:r w:rsidRPr="00927E7F" w:rsidDel="008C20D4">
          <w:rPr>
            <w:rFonts w:ascii="Times New Roman" w:hAnsi="Times New Roman" w:cs="Times New Roman"/>
            <w:lang w:val="en-IN"/>
          </w:rPr>
          <w:delText>Telemedicine consultations are conducted by human RMPs</w:delText>
        </w:r>
        <w:r w:rsidRPr="00627A62" w:rsidDel="008C20D4">
          <w:rPr>
            <w:rFonts w:ascii="Times New Roman" w:hAnsi="Times New Roman" w:cs="Times New Roman"/>
            <w:lang w:val="en-IN"/>
          </w:rPr>
          <w:delText xml:space="preserve">. </w:delText>
        </w:r>
        <w:r w:rsidRPr="00927E7F" w:rsidDel="008C20D4">
          <w:rPr>
            <w:rFonts w:ascii="Times New Roman" w:hAnsi="Times New Roman" w:cs="Times New Roman"/>
            <w:lang w:val="en-IN"/>
          </w:rPr>
          <w:delText>AI only assists with pre-consultation data preparation and post-consultation summaries</w:delText>
        </w:r>
      </w:del>
    </w:p>
    <w:p w14:paraId="6CF7C550" w14:textId="77777777" w:rsidR="00927E7F" w:rsidRPr="00927E7F" w:rsidRDefault="00927E7F" w:rsidP="00927E7F">
      <w:pPr>
        <w:numPr>
          <w:ilvl w:val="0"/>
          <w:numId w:val="41"/>
        </w:numPr>
        <w:spacing w:line="276" w:lineRule="auto"/>
        <w:rPr>
          <w:rFonts w:ascii="Times New Roman" w:hAnsi="Times New Roman" w:cs="Times New Roman"/>
          <w:lang w:val="en-IN"/>
        </w:rPr>
      </w:pPr>
      <w:r w:rsidRPr="00927E7F">
        <w:rPr>
          <w:rFonts w:ascii="Times New Roman" w:hAnsi="Times New Roman" w:cs="Times New Roman"/>
          <w:lang w:val="en-IN"/>
        </w:rPr>
        <w:t>Grievance resolution and data rights responses involve human review</w:t>
      </w:r>
    </w:p>
    <w:p w14:paraId="0864828E" w14:textId="77777777" w:rsidR="00927E7F" w:rsidRPr="00927E7F" w:rsidRDefault="00927E7F" w:rsidP="00927E7F">
      <w:pPr>
        <w:spacing w:line="276" w:lineRule="auto"/>
        <w:rPr>
          <w:rFonts w:ascii="Times New Roman" w:hAnsi="Times New Roman" w:cs="Times New Roman"/>
          <w:b/>
          <w:bCs/>
          <w:lang w:val="en-IN"/>
        </w:rPr>
      </w:pPr>
      <w:r w:rsidRPr="00927E7F">
        <w:rPr>
          <w:rFonts w:ascii="Times New Roman" w:hAnsi="Times New Roman" w:cs="Times New Roman"/>
          <w:b/>
          <w:bCs/>
          <w:lang w:val="en-IN"/>
        </w:rPr>
        <w:t>Human Oversight and Accountability</w:t>
      </w:r>
    </w:p>
    <w:p w14:paraId="12F12481" w14:textId="77777777" w:rsidR="00927E7F" w:rsidRPr="00927E7F" w:rsidRDefault="00927E7F" w:rsidP="00927E7F">
      <w:pPr>
        <w:spacing w:line="276" w:lineRule="auto"/>
        <w:rPr>
          <w:rFonts w:ascii="Times New Roman" w:hAnsi="Times New Roman" w:cs="Times New Roman"/>
          <w:lang w:val="en-IN"/>
        </w:rPr>
      </w:pPr>
      <w:r w:rsidRPr="00927E7F">
        <w:rPr>
          <w:rFonts w:ascii="Times New Roman" w:hAnsi="Times New Roman" w:cs="Times New Roman"/>
          <w:lang w:val="en-IN"/>
        </w:rPr>
        <w:t>TAKE Solutions Limited maintains the following human oversight mechanisms over all AI systems operating on the Platform, in line with the accountability requirements of the MeitY AI Advisory and the IndiaAI Mission principles:</w:t>
      </w:r>
    </w:p>
    <w:p w14:paraId="48123511" w14:textId="5C54653B" w:rsidR="00927E7F" w:rsidRPr="00927E7F" w:rsidRDefault="00927E7F" w:rsidP="00927E7F">
      <w:pPr>
        <w:spacing w:line="276" w:lineRule="auto"/>
        <w:rPr>
          <w:rFonts w:ascii="Times New Roman" w:hAnsi="Times New Roman" w:cs="Times New Roman"/>
          <w:i/>
          <w:iCs/>
          <w:lang w:val="en-IN"/>
        </w:rPr>
      </w:pPr>
      <w:r w:rsidRPr="00927E7F">
        <w:rPr>
          <w:rFonts w:ascii="Times New Roman" w:hAnsi="Times New Roman" w:cs="Times New Roman"/>
          <w:i/>
          <w:iCs/>
          <w:lang w:val="en-IN"/>
        </w:rPr>
        <w:t>Clinical Validation Framework</w:t>
      </w:r>
    </w:p>
    <w:p w14:paraId="7D8A9C99" w14:textId="77777777" w:rsidR="00927E7F" w:rsidRPr="00927E7F" w:rsidRDefault="00927E7F" w:rsidP="00927E7F">
      <w:pPr>
        <w:numPr>
          <w:ilvl w:val="0"/>
          <w:numId w:val="42"/>
        </w:numPr>
        <w:spacing w:line="276" w:lineRule="auto"/>
        <w:rPr>
          <w:rFonts w:ascii="Times New Roman" w:hAnsi="Times New Roman" w:cs="Times New Roman"/>
          <w:lang w:val="en-IN"/>
        </w:rPr>
      </w:pPr>
      <w:r w:rsidRPr="00927E7F">
        <w:rPr>
          <w:rFonts w:ascii="Times New Roman" w:hAnsi="Times New Roman" w:cs="Times New Roman"/>
          <w:lang w:val="en-IN"/>
        </w:rPr>
        <w:t>All AI models deployed for health risk prediction and lab report analysis are validated against clinical benchmarks before deployment, with qualified healthcare professionals reviewing model outputs against clinically established standards</w:t>
      </w:r>
    </w:p>
    <w:p w14:paraId="49A6881A" w14:textId="77777777" w:rsidR="00927E7F" w:rsidRPr="00927E7F" w:rsidRDefault="00927E7F" w:rsidP="00927E7F">
      <w:pPr>
        <w:numPr>
          <w:ilvl w:val="0"/>
          <w:numId w:val="42"/>
        </w:numPr>
        <w:spacing w:line="276" w:lineRule="auto"/>
        <w:rPr>
          <w:rFonts w:ascii="Times New Roman" w:hAnsi="Times New Roman" w:cs="Times New Roman"/>
          <w:lang w:val="en-IN"/>
        </w:rPr>
      </w:pPr>
      <w:r w:rsidRPr="00927E7F">
        <w:rPr>
          <w:rFonts w:ascii="Times New Roman" w:hAnsi="Times New Roman" w:cs="Times New Roman"/>
          <w:lang w:val="en-IN"/>
        </w:rPr>
        <w:t>Post-deployment monitoring tracks model performance over time, including analysis of user-reported discrepancies between AI outputs and clinical assessments</w:t>
      </w:r>
    </w:p>
    <w:p w14:paraId="14C0244A" w14:textId="77777777" w:rsidR="00927E7F" w:rsidRPr="00927E7F" w:rsidRDefault="00927E7F" w:rsidP="00927E7F">
      <w:pPr>
        <w:numPr>
          <w:ilvl w:val="0"/>
          <w:numId w:val="42"/>
        </w:numPr>
        <w:spacing w:line="276" w:lineRule="auto"/>
        <w:rPr>
          <w:rFonts w:ascii="Times New Roman" w:hAnsi="Times New Roman" w:cs="Times New Roman"/>
          <w:lang w:val="en-IN"/>
        </w:rPr>
      </w:pPr>
      <w:r w:rsidRPr="00927E7F">
        <w:rPr>
          <w:rFonts w:ascii="Times New Roman" w:hAnsi="Times New Roman" w:cs="Times New Roman"/>
          <w:lang w:val="en-IN"/>
        </w:rPr>
        <w:t>Models are reviewed and updated on a defined schedule to incorporate new clinical guidelines, updated reference standards, and improvements in AI methodology</w:t>
      </w:r>
    </w:p>
    <w:p w14:paraId="7F2ABE8F" w14:textId="77777777" w:rsidR="00927E7F" w:rsidRPr="00927E7F" w:rsidRDefault="00927E7F" w:rsidP="00927E7F">
      <w:pPr>
        <w:spacing w:line="276" w:lineRule="auto"/>
        <w:rPr>
          <w:rFonts w:ascii="Times New Roman" w:hAnsi="Times New Roman" w:cs="Times New Roman"/>
          <w:lang w:val="en-IN"/>
        </w:rPr>
      </w:pPr>
      <w:r w:rsidRPr="00927E7F">
        <w:rPr>
          <w:rFonts w:ascii="Times New Roman" w:hAnsi="Times New Roman" w:cs="Times New Roman"/>
          <w:lang w:val="en-IN"/>
        </w:rPr>
        <w:t>You have the right to request human review of any AI-generated health insight that you believe to be inaccurate, concerning, or that has adversely affected you. Upon receiving such a request, the Company will:</w:t>
      </w:r>
    </w:p>
    <w:p w14:paraId="25DD7FEB" w14:textId="77777777" w:rsidR="00927E7F" w:rsidRPr="00927E7F" w:rsidRDefault="00927E7F" w:rsidP="00927E7F">
      <w:pPr>
        <w:numPr>
          <w:ilvl w:val="0"/>
          <w:numId w:val="43"/>
        </w:numPr>
        <w:spacing w:line="276" w:lineRule="auto"/>
        <w:rPr>
          <w:rFonts w:ascii="Times New Roman" w:hAnsi="Times New Roman" w:cs="Times New Roman"/>
          <w:lang w:val="en-IN"/>
        </w:rPr>
      </w:pPr>
      <w:r w:rsidRPr="00927E7F">
        <w:rPr>
          <w:rFonts w:ascii="Times New Roman" w:hAnsi="Times New Roman" w:cs="Times New Roman"/>
          <w:lang w:val="en-IN"/>
        </w:rPr>
        <w:t>Acknowledge your request within 72 hours</w:t>
      </w:r>
    </w:p>
    <w:p w14:paraId="3D811989" w14:textId="77777777" w:rsidR="00927E7F" w:rsidRPr="00927E7F" w:rsidRDefault="00927E7F" w:rsidP="00927E7F">
      <w:pPr>
        <w:numPr>
          <w:ilvl w:val="0"/>
          <w:numId w:val="43"/>
        </w:numPr>
        <w:spacing w:line="276" w:lineRule="auto"/>
        <w:rPr>
          <w:rFonts w:ascii="Times New Roman" w:hAnsi="Times New Roman" w:cs="Times New Roman"/>
          <w:lang w:val="en-IN"/>
        </w:rPr>
      </w:pPr>
      <w:r w:rsidRPr="00927E7F">
        <w:rPr>
          <w:rFonts w:ascii="Times New Roman" w:hAnsi="Times New Roman" w:cs="Times New Roman"/>
          <w:lang w:val="en-IN"/>
        </w:rPr>
        <w:t>Escalate for review by a qualified member of the Company's clinical advisory team</w:t>
      </w:r>
    </w:p>
    <w:p w14:paraId="1CBD7B55" w14:textId="77777777" w:rsidR="00927E7F" w:rsidRPr="00927E7F" w:rsidRDefault="00927E7F" w:rsidP="00927E7F">
      <w:pPr>
        <w:numPr>
          <w:ilvl w:val="0"/>
          <w:numId w:val="43"/>
        </w:numPr>
        <w:spacing w:line="276" w:lineRule="auto"/>
        <w:rPr>
          <w:rFonts w:ascii="Times New Roman" w:hAnsi="Times New Roman" w:cs="Times New Roman"/>
          <w:lang w:val="en-IN"/>
        </w:rPr>
      </w:pPr>
      <w:r w:rsidRPr="00927E7F">
        <w:rPr>
          <w:rFonts w:ascii="Times New Roman" w:hAnsi="Times New Roman" w:cs="Times New Roman"/>
          <w:lang w:val="en-IN"/>
        </w:rPr>
        <w:lastRenderedPageBreak/>
        <w:t>Provide a substantive response within 15 business days</w:t>
      </w:r>
    </w:p>
    <w:p w14:paraId="2C312833" w14:textId="77777777" w:rsidR="00927E7F" w:rsidRPr="00927E7F" w:rsidRDefault="00927E7F" w:rsidP="00927E7F">
      <w:pPr>
        <w:numPr>
          <w:ilvl w:val="0"/>
          <w:numId w:val="43"/>
        </w:numPr>
        <w:spacing w:line="276" w:lineRule="auto"/>
        <w:rPr>
          <w:rFonts w:ascii="Times New Roman" w:hAnsi="Times New Roman" w:cs="Times New Roman"/>
          <w:lang w:val="en-IN"/>
        </w:rPr>
      </w:pPr>
      <w:r w:rsidRPr="00927E7F">
        <w:rPr>
          <w:rFonts w:ascii="Times New Roman" w:hAnsi="Times New Roman" w:cs="Times New Roman"/>
          <w:lang w:val="en-IN"/>
        </w:rPr>
        <w:t>Where appropriate, update your profile or the AI output based on the review findings</w:t>
      </w:r>
    </w:p>
    <w:p w14:paraId="74DFE878" w14:textId="5316FB48" w:rsidR="00927E7F" w:rsidRPr="00927E7F" w:rsidRDefault="00927E7F" w:rsidP="00927E7F">
      <w:pPr>
        <w:spacing w:line="276" w:lineRule="auto"/>
        <w:rPr>
          <w:rFonts w:ascii="Times New Roman" w:hAnsi="Times New Roman" w:cs="Times New Roman"/>
          <w:lang w:val="en-IN"/>
        </w:rPr>
      </w:pPr>
      <w:r w:rsidRPr="00927E7F">
        <w:rPr>
          <w:rFonts w:ascii="Times New Roman" w:hAnsi="Times New Roman" w:cs="Times New Roman"/>
          <w:lang w:val="en-IN"/>
        </w:rPr>
        <w:t xml:space="preserve">To request human review: email </w:t>
      </w:r>
      <w:hyperlink r:id="rId6" w:history="1">
        <w:r w:rsidR="00B542D9" w:rsidRPr="0088556F">
          <w:rPr>
            <w:rStyle w:val="Hyperlink"/>
            <w:rFonts w:ascii="Times New Roman" w:hAnsi="Times New Roman" w:cs="Times New Roman"/>
            <w:lang w:val="en-IN"/>
          </w:rPr>
          <w:t>support@takesolutions.com</w:t>
        </w:r>
      </w:hyperlink>
      <w:r w:rsidR="00B542D9">
        <w:rPr>
          <w:rFonts w:ascii="Times New Roman" w:hAnsi="Times New Roman" w:cs="Times New Roman"/>
          <w:lang w:val="en-IN"/>
        </w:rPr>
        <w:t xml:space="preserve"> </w:t>
      </w:r>
      <w:r w:rsidRPr="00927E7F">
        <w:rPr>
          <w:rFonts w:ascii="Times New Roman" w:hAnsi="Times New Roman" w:cs="Times New Roman"/>
          <w:lang w:val="en-IN"/>
        </w:rPr>
        <w:t>with the subject line "AI Output Review Request"</w:t>
      </w:r>
    </w:p>
    <w:p w14:paraId="4CE6296C" w14:textId="632EF9D7" w:rsidR="00927E7F" w:rsidRPr="00927E7F" w:rsidRDefault="00927E7F" w:rsidP="00927E7F">
      <w:pPr>
        <w:spacing w:line="276" w:lineRule="auto"/>
        <w:rPr>
          <w:rFonts w:ascii="Times New Roman" w:hAnsi="Times New Roman" w:cs="Times New Roman"/>
          <w:b/>
          <w:bCs/>
          <w:lang w:val="en-IN"/>
        </w:rPr>
      </w:pPr>
      <w:r w:rsidRPr="00927E7F">
        <w:rPr>
          <w:rFonts w:ascii="Times New Roman" w:hAnsi="Times New Roman" w:cs="Times New Roman"/>
          <w:b/>
          <w:bCs/>
          <w:lang w:val="en-IN"/>
        </w:rPr>
        <w:t>AI Governance Structure</w:t>
      </w:r>
    </w:p>
    <w:p w14:paraId="34CFE861" w14:textId="77777777" w:rsidR="00927E7F" w:rsidRPr="00927E7F" w:rsidRDefault="00927E7F" w:rsidP="00927E7F">
      <w:pPr>
        <w:numPr>
          <w:ilvl w:val="0"/>
          <w:numId w:val="44"/>
        </w:numPr>
        <w:spacing w:line="276" w:lineRule="auto"/>
        <w:rPr>
          <w:rFonts w:ascii="Times New Roman" w:hAnsi="Times New Roman" w:cs="Times New Roman"/>
          <w:lang w:val="en-IN"/>
        </w:rPr>
      </w:pPr>
      <w:r w:rsidRPr="00927E7F">
        <w:rPr>
          <w:rFonts w:ascii="Times New Roman" w:hAnsi="Times New Roman" w:cs="Times New Roman"/>
          <w:lang w:val="en-IN"/>
        </w:rPr>
        <w:t>The Company maintains an internal AI Ethics and Governance framework that defines standards for AI model selection, validation, monitoring, and sunset</w:t>
      </w:r>
    </w:p>
    <w:p w14:paraId="2712AA68" w14:textId="77777777" w:rsidR="00927E7F" w:rsidRPr="00927E7F" w:rsidRDefault="00927E7F" w:rsidP="00927E7F">
      <w:pPr>
        <w:numPr>
          <w:ilvl w:val="0"/>
          <w:numId w:val="44"/>
        </w:numPr>
        <w:spacing w:line="276" w:lineRule="auto"/>
        <w:rPr>
          <w:rFonts w:ascii="Times New Roman" w:hAnsi="Times New Roman" w:cs="Times New Roman"/>
          <w:lang w:val="en-IN"/>
        </w:rPr>
      </w:pPr>
      <w:r w:rsidRPr="00927E7F">
        <w:rPr>
          <w:rFonts w:ascii="Times New Roman" w:hAnsi="Times New Roman" w:cs="Times New Roman"/>
          <w:lang w:val="en-IN"/>
        </w:rPr>
        <w:t>The Company's data protection obligations are overseen by a designated Data Protection Officer (DPO) who also has oversight responsibility for AI-related data processing</w:t>
      </w:r>
    </w:p>
    <w:p w14:paraId="2CEE2D64" w14:textId="77777777" w:rsidR="00F12B12" w:rsidRPr="00627A62" w:rsidRDefault="00927E7F" w:rsidP="00F12B12">
      <w:pPr>
        <w:numPr>
          <w:ilvl w:val="0"/>
          <w:numId w:val="44"/>
        </w:numPr>
        <w:spacing w:line="276" w:lineRule="auto"/>
        <w:rPr>
          <w:rFonts w:ascii="Times New Roman" w:hAnsi="Times New Roman" w:cs="Times New Roman"/>
          <w:b/>
          <w:bCs/>
          <w:lang w:val="en-IN"/>
        </w:rPr>
      </w:pPr>
      <w:r w:rsidRPr="00927E7F">
        <w:rPr>
          <w:rFonts w:ascii="Times New Roman" w:hAnsi="Times New Roman" w:cs="Times New Roman"/>
          <w:lang w:val="en-IN"/>
        </w:rPr>
        <w:t>Material changes to AI systems that affect the nature or accuracy of health outputs will be communicated to Users through the amendment process</w:t>
      </w:r>
      <w:r w:rsidR="00F12B12" w:rsidRPr="00627A62">
        <w:rPr>
          <w:rFonts w:ascii="Times New Roman" w:hAnsi="Times New Roman" w:cs="Times New Roman"/>
          <w:lang w:val="en-IN"/>
        </w:rPr>
        <w:t>.</w:t>
      </w:r>
    </w:p>
    <w:p w14:paraId="02FF612C" w14:textId="43D06637" w:rsidR="00927E7F" w:rsidRPr="00927E7F" w:rsidRDefault="00927E7F" w:rsidP="00F12B12">
      <w:pPr>
        <w:spacing w:line="276" w:lineRule="auto"/>
        <w:rPr>
          <w:rFonts w:ascii="Times New Roman" w:hAnsi="Times New Roman" w:cs="Times New Roman"/>
          <w:b/>
          <w:bCs/>
          <w:lang w:val="en-IN"/>
        </w:rPr>
      </w:pPr>
      <w:r w:rsidRPr="00927E7F">
        <w:rPr>
          <w:rFonts w:ascii="Times New Roman" w:hAnsi="Times New Roman" w:cs="Times New Roman"/>
          <w:b/>
          <w:bCs/>
          <w:lang w:val="en-IN"/>
        </w:rPr>
        <w:t>Third-Party AI Service Providers</w:t>
      </w:r>
    </w:p>
    <w:p w14:paraId="1A3F73C8" w14:textId="77777777" w:rsidR="00927E7F" w:rsidRPr="00927E7F" w:rsidRDefault="00927E7F" w:rsidP="00927E7F">
      <w:pPr>
        <w:spacing w:line="276" w:lineRule="auto"/>
        <w:rPr>
          <w:rFonts w:ascii="Times New Roman" w:hAnsi="Times New Roman" w:cs="Times New Roman"/>
          <w:lang w:val="en-IN"/>
        </w:rPr>
      </w:pPr>
      <w:r w:rsidRPr="00927E7F">
        <w:rPr>
          <w:rFonts w:ascii="Times New Roman" w:hAnsi="Times New Roman" w:cs="Times New Roman"/>
          <w:lang w:val="en-IN"/>
        </w:rPr>
        <w:t xml:space="preserve">The </w:t>
      </w:r>
      <w:proofErr w:type="gramStart"/>
      <w:r w:rsidRPr="00927E7F">
        <w:rPr>
          <w:rFonts w:ascii="Times New Roman" w:hAnsi="Times New Roman" w:cs="Times New Roman"/>
          <w:lang w:val="en-IN"/>
        </w:rPr>
        <w:t>take.health</w:t>
      </w:r>
      <w:proofErr w:type="gramEnd"/>
      <w:r w:rsidRPr="00927E7F">
        <w:rPr>
          <w:rFonts w:ascii="Times New Roman" w:hAnsi="Times New Roman" w:cs="Times New Roman"/>
          <w:lang w:val="en-IN"/>
        </w:rPr>
        <w:t xml:space="preserve"> Platform may integrate third-party AI APIs and services to power certain health intelligence features. This integration is disclosed in compliance with the DPDPA 2023 transparency requirements.</w:t>
      </w:r>
    </w:p>
    <w:p w14:paraId="0F498C3D" w14:textId="033C5C04" w:rsidR="00927E7F" w:rsidRPr="00927E7F" w:rsidRDefault="00927E7F" w:rsidP="00927E7F">
      <w:pPr>
        <w:spacing w:line="276" w:lineRule="auto"/>
        <w:rPr>
          <w:rFonts w:ascii="Times New Roman" w:hAnsi="Times New Roman" w:cs="Times New Roman"/>
          <w:i/>
          <w:iCs/>
          <w:lang w:val="en-IN"/>
        </w:rPr>
      </w:pPr>
      <w:r w:rsidRPr="00927E7F">
        <w:rPr>
          <w:rFonts w:ascii="Times New Roman" w:hAnsi="Times New Roman" w:cs="Times New Roman"/>
          <w:i/>
          <w:iCs/>
          <w:lang w:val="en-IN"/>
        </w:rPr>
        <w:t>Disclosure Framework for Third-Party AI</w:t>
      </w:r>
    </w:p>
    <w:p w14:paraId="1395BCB5" w14:textId="77777777" w:rsidR="00927E7F" w:rsidRPr="00927E7F" w:rsidRDefault="00927E7F" w:rsidP="00927E7F">
      <w:pPr>
        <w:numPr>
          <w:ilvl w:val="0"/>
          <w:numId w:val="45"/>
        </w:numPr>
        <w:spacing w:line="276" w:lineRule="auto"/>
        <w:rPr>
          <w:rFonts w:ascii="Times New Roman" w:hAnsi="Times New Roman" w:cs="Times New Roman"/>
          <w:lang w:val="en-IN"/>
        </w:rPr>
      </w:pPr>
      <w:r w:rsidRPr="00927E7F">
        <w:rPr>
          <w:rFonts w:ascii="Times New Roman" w:hAnsi="Times New Roman" w:cs="Times New Roman"/>
          <w:lang w:val="en-IN"/>
        </w:rPr>
        <w:t>Where the Platform uses third-party AI models to process User health data and generate insights, this is disclosed in the relevant feature interface</w:t>
      </w:r>
    </w:p>
    <w:p w14:paraId="7275163C" w14:textId="77777777" w:rsidR="00927E7F" w:rsidRPr="00927E7F" w:rsidRDefault="00927E7F" w:rsidP="00927E7F">
      <w:pPr>
        <w:numPr>
          <w:ilvl w:val="0"/>
          <w:numId w:val="45"/>
        </w:numPr>
        <w:spacing w:line="276" w:lineRule="auto"/>
        <w:rPr>
          <w:rFonts w:ascii="Times New Roman" w:hAnsi="Times New Roman" w:cs="Times New Roman"/>
          <w:lang w:val="en-IN"/>
        </w:rPr>
      </w:pPr>
      <w:r w:rsidRPr="00927E7F">
        <w:rPr>
          <w:rFonts w:ascii="Times New Roman" w:hAnsi="Times New Roman" w:cs="Times New Roman"/>
          <w:lang w:val="en-IN"/>
        </w:rPr>
        <w:t>All third-party AI providers are engaged under written Data Processing Agreements (DPAs) that: (a) restrict them to processing User data only for the purpose of generating the specific health insight requested; (b) prohibit use of User data for the AI provider's own model training; (c) prohibit use of User data for advertising profiling or any other purpose; and (d) mandate deletion of User data after the processing purpose is fulfilled</w:t>
      </w:r>
    </w:p>
    <w:p w14:paraId="10E2FBA1" w14:textId="77777777" w:rsidR="00927E7F" w:rsidRPr="00927E7F" w:rsidRDefault="00927E7F" w:rsidP="00927E7F">
      <w:pPr>
        <w:numPr>
          <w:ilvl w:val="0"/>
          <w:numId w:val="45"/>
        </w:numPr>
        <w:spacing w:line="276" w:lineRule="auto"/>
        <w:rPr>
          <w:rFonts w:ascii="Times New Roman" w:hAnsi="Times New Roman" w:cs="Times New Roman"/>
          <w:lang w:val="en-IN"/>
        </w:rPr>
      </w:pPr>
      <w:r w:rsidRPr="00927E7F">
        <w:rPr>
          <w:rFonts w:ascii="Times New Roman" w:hAnsi="Times New Roman" w:cs="Times New Roman"/>
          <w:lang w:val="en-IN"/>
        </w:rPr>
        <w:t>Third-party AI providers must implement security standards at least equivalent to those required of the Company under the DPDPA 2023</w:t>
      </w:r>
    </w:p>
    <w:p w14:paraId="6EDBFE51" w14:textId="7ABF860D" w:rsidR="00927E7F" w:rsidRPr="00927E7F" w:rsidRDefault="00927E7F" w:rsidP="00927E7F">
      <w:pPr>
        <w:numPr>
          <w:ilvl w:val="0"/>
          <w:numId w:val="45"/>
        </w:numPr>
        <w:spacing w:line="276" w:lineRule="auto"/>
        <w:rPr>
          <w:rFonts w:ascii="Times New Roman" w:hAnsi="Times New Roman" w:cs="Times New Roman"/>
          <w:lang w:val="en-IN"/>
        </w:rPr>
      </w:pPr>
      <w:r w:rsidRPr="00927E7F">
        <w:rPr>
          <w:rFonts w:ascii="Times New Roman" w:hAnsi="Times New Roman" w:cs="Times New Roman"/>
          <w:lang w:val="en-IN"/>
        </w:rPr>
        <w:t xml:space="preserve">The Company remains the Data Fiduciary under DPDPA 2023 for all personal data </w:t>
      </w:r>
      <w:proofErr w:type="gramStart"/>
      <w:r w:rsidRPr="00927E7F">
        <w:rPr>
          <w:rFonts w:ascii="Times New Roman" w:hAnsi="Times New Roman" w:cs="Times New Roman"/>
          <w:lang w:val="en-IN"/>
        </w:rPr>
        <w:t>processing  including</w:t>
      </w:r>
      <w:proofErr w:type="gramEnd"/>
      <w:r w:rsidRPr="00927E7F">
        <w:rPr>
          <w:rFonts w:ascii="Times New Roman" w:hAnsi="Times New Roman" w:cs="Times New Roman"/>
          <w:lang w:val="en-IN"/>
        </w:rPr>
        <w:t xml:space="preserve"> processing conducted by third-party AI providers on the Company's instructions</w:t>
      </w:r>
    </w:p>
    <w:p w14:paraId="08B8576D" w14:textId="3DA2BD6D" w:rsidR="00927E7F" w:rsidRPr="00927E7F" w:rsidRDefault="00927E7F" w:rsidP="00927E7F">
      <w:pPr>
        <w:spacing w:line="276" w:lineRule="auto"/>
        <w:rPr>
          <w:rFonts w:ascii="Times New Roman" w:hAnsi="Times New Roman" w:cs="Times New Roman"/>
          <w:i/>
          <w:iCs/>
          <w:lang w:val="en-IN"/>
        </w:rPr>
      </w:pPr>
      <w:r w:rsidRPr="00927E7F">
        <w:rPr>
          <w:rFonts w:ascii="Times New Roman" w:hAnsi="Times New Roman" w:cs="Times New Roman"/>
          <w:i/>
          <w:iCs/>
          <w:lang w:val="en-IN"/>
        </w:rPr>
        <w:t>User Disclosure at Point of Interaction</w:t>
      </w:r>
    </w:p>
    <w:p w14:paraId="22FE9697" w14:textId="77777777" w:rsidR="00927E7F" w:rsidRPr="00927E7F" w:rsidRDefault="00927E7F" w:rsidP="00927E7F">
      <w:pPr>
        <w:numPr>
          <w:ilvl w:val="0"/>
          <w:numId w:val="46"/>
        </w:numPr>
        <w:spacing w:line="276" w:lineRule="auto"/>
        <w:rPr>
          <w:rFonts w:ascii="Times New Roman" w:hAnsi="Times New Roman" w:cs="Times New Roman"/>
          <w:lang w:val="en-IN"/>
        </w:rPr>
      </w:pPr>
      <w:r w:rsidRPr="00927E7F">
        <w:rPr>
          <w:rFonts w:ascii="Times New Roman" w:hAnsi="Times New Roman" w:cs="Times New Roman"/>
          <w:lang w:val="en-IN"/>
        </w:rPr>
        <w:t>The Platform will display a clear, prominent indicator on any feature or interface where AI is generating the content or response the User is receiving</w:t>
      </w:r>
    </w:p>
    <w:p w14:paraId="1BE3D5DB" w14:textId="77777777" w:rsidR="00927E7F" w:rsidRPr="00927E7F" w:rsidRDefault="00927E7F" w:rsidP="00927E7F">
      <w:pPr>
        <w:numPr>
          <w:ilvl w:val="0"/>
          <w:numId w:val="46"/>
        </w:numPr>
        <w:spacing w:line="276" w:lineRule="auto"/>
        <w:rPr>
          <w:rFonts w:ascii="Times New Roman" w:hAnsi="Times New Roman" w:cs="Times New Roman"/>
          <w:lang w:val="en-IN"/>
        </w:rPr>
      </w:pPr>
      <w:r w:rsidRPr="00927E7F">
        <w:rPr>
          <w:rFonts w:ascii="Times New Roman" w:hAnsi="Times New Roman" w:cs="Times New Roman"/>
          <w:lang w:val="en-IN"/>
        </w:rPr>
        <w:t>The Platform will never present AI-generated health content as the opinion or recommendation of a human healthcare professional</w:t>
      </w:r>
    </w:p>
    <w:p w14:paraId="0E8FF27A" w14:textId="7CB46942" w:rsidR="00927E7F" w:rsidRDefault="00927E7F" w:rsidP="00927E7F">
      <w:pPr>
        <w:numPr>
          <w:ilvl w:val="0"/>
          <w:numId w:val="46"/>
        </w:numPr>
        <w:spacing w:line="276" w:lineRule="auto"/>
        <w:rPr>
          <w:ins w:id="836" w:author="USER" w:date="2026-04-16T15:39:00Z"/>
          <w:rFonts w:ascii="Times New Roman" w:hAnsi="Times New Roman" w:cs="Times New Roman"/>
          <w:lang w:val="en-IN"/>
        </w:rPr>
      </w:pPr>
      <w:r w:rsidRPr="00927E7F">
        <w:rPr>
          <w:rFonts w:ascii="Times New Roman" w:hAnsi="Times New Roman" w:cs="Times New Roman"/>
          <w:lang w:val="en-IN"/>
        </w:rPr>
        <w:t>The Platform will disclose in the feature interface when a large language model (LLM) or generative AI system is powering a conversational interaction</w:t>
      </w:r>
    </w:p>
    <w:p w14:paraId="3037158B" w14:textId="4C42460B" w:rsidR="008C20D4" w:rsidRPr="008C20D4" w:rsidDel="008C20D4" w:rsidRDefault="008C20D4">
      <w:pPr>
        <w:spacing w:line="276" w:lineRule="auto"/>
        <w:ind w:left="720"/>
        <w:rPr>
          <w:del w:id="837" w:author="USER" w:date="2026-04-16T15:39:00Z"/>
          <w:rFonts w:ascii="Times New Roman" w:hAnsi="Times New Roman" w:cs="Times New Roman"/>
          <w:lang w:val="en-IN"/>
        </w:rPr>
        <w:pPrChange w:id="838" w:author="USER" w:date="2026-04-16T15:39:00Z">
          <w:pPr>
            <w:numPr>
              <w:numId w:val="46"/>
            </w:numPr>
            <w:tabs>
              <w:tab w:val="num" w:pos="720"/>
            </w:tabs>
            <w:spacing w:line="276" w:lineRule="auto"/>
            <w:ind w:left="720" w:hanging="360"/>
          </w:pPr>
        </w:pPrChange>
      </w:pPr>
    </w:p>
    <w:p w14:paraId="4355E379" w14:textId="2749CC61" w:rsidR="00927E7F" w:rsidRPr="008C20D4" w:rsidRDefault="00927E7F" w:rsidP="00927E7F">
      <w:pPr>
        <w:spacing w:line="276" w:lineRule="auto"/>
        <w:rPr>
          <w:rFonts w:ascii="Times New Roman" w:hAnsi="Times New Roman" w:cs="Times New Roman"/>
          <w:iCs/>
          <w:lang w:val="en-IN"/>
          <w:rPrChange w:id="839" w:author="USER" w:date="2026-04-16T15:39:00Z">
            <w:rPr>
              <w:rFonts w:ascii="Times New Roman" w:hAnsi="Times New Roman" w:cs="Times New Roman"/>
              <w:i/>
              <w:iCs/>
              <w:lang w:val="en-IN"/>
            </w:rPr>
          </w:rPrChange>
        </w:rPr>
      </w:pPr>
      <w:r w:rsidRPr="008C20D4">
        <w:rPr>
          <w:rFonts w:ascii="Times New Roman" w:hAnsi="Times New Roman" w:cs="Times New Roman"/>
          <w:iCs/>
          <w:lang w:val="en-IN"/>
          <w:rPrChange w:id="840" w:author="USER" w:date="2026-04-16T15:39:00Z">
            <w:rPr>
              <w:rFonts w:ascii="Times New Roman" w:hAnsi="Times New Roman" w:cs="Times New Roman"/>
              <w:i/>
              <w:iCs/>
              <w:lang w:val="en-IN"/>
            </w:rPr>
          </w:rPrChange>
        </w:rPr>
        <w:t>Third-Party Provider Identities</w:t>
      </w:r>
    </w:p>
    <w:p w14:paraId="510478CA" w14:textId="77777777" w:rsidR="00927E7F" w:rsidRPr="00927E7F" w:rsidRDefault="00927E7F" w:rsidP="00927E7F">
      <w:pPr>
        <w:spacing w:line="276" w:lineRule="auto"/>
        <w:rPr>
          <w:rFonts w:ascii="Times New Roman" w:hAnsi="Times New Roman" w:cs="Times New Roman"/>
          <w:lang w:val="en-IN"/>
        </w:rPr>
      </w:pPr>
      <w:r w:rsidRPr="00927E7F">
        <w:rPr>
          <w:rFonts w:ascii="Times New Roman" w:hAnsi="Times New Roman" w:cs="Times New Roman"/>
          <w:lang w:val="en-IN"/>
        </w:rPr>
        <w:t>The identities of specific third-party AI model providers engaged by the Platform are disclosed in the Privacy Policy and updated when material changes occur. The Company will not name individual AI providers in a manner that implies endorsement of AI-generated health outputs as clinically validated unless specifically validated and authorised.</w:t>
      </w:r>
    </w:p>
    <w:p w14:paraId="5348624C" w14:textId="55325E2F" w:rsidR="00927E7F" w:rsidRPr="00927E7F" w:rsidRDefault="00927E7F" w:rsidP="00927E7F">
      <w:pPr>
        <w:spacing w:line="276" w:lineRule="auto"/>
        <w:rPr>
          <w:rFonts w:ascii="Times New Roman" w:hAnsi="Times New Roman" w:cs="Times New Roman"/>
          <w:b/>
          <w:bCs/>
          <w:lang w:val="en-IN"/>
        </w:rPr>
      </w:pPr>
      <w:r w:rsidRPr="00927E7F">
        <w:rPr>
          <w:rFonts w:ascii="Times New Roman" w:hAnsi="Times New Roman" w:cs="Times New Roman"/>
          <w:b/>
          <w:bCs/>
          <w:lang w:val="en-IN"/>
        </w:rPr>
        <w:lastRenderedPageBreak/>
        <w:t>Data Used for AI Processing</w:t>
      </w:r>
    </w:p>
    <w:p w14:paraId="1AEFE9CF" w14:textId="77777777" w:rsidR="00927E7F" w:rsidRPr="00927E7F" w:rsidRDefault="00927E7F" w:rsidP="00927E7F">
      <w:pPr>
        <w:spacing w:line="276" w:lineRule="auto"/>
        <w:rPr>
          <w:rFonts w:ascii="Times New Roman" w:hAnsi="Times New Roman" w:cs="Times New Roman"/>
          <w:lang w:val="en-IN"/>
        </w:rPr>
      </w:pPr>
      <w:r w:rsidRPr="00927E7F">
        <w:rPr>
          <w:rFonts w:ascii="Times New Roman" w:hAnsi="Times New Roman" w:cs="Times New Roman"/>
          <w:lang w:val="en-IN"/>
        </w:rPr>
        <w:t>This section explains which of your data is processed by AI systems, for what purpose, and under what legal basis.</w:t>
      </w:r>
    </w:p>
    <w:tbl>
      <w:tblPr>
        <w:tblStyle w:val="TableGrid"/>
        <w:tblW w:w="0" w:type="auto"/>
        <w:tblLook w:val="04A0" w:firstRow="1" w:lastRow="0" w:firstColumn="1" w:lastColumn="0" w:noHBand="0" w:noVBand="1"/>
      </w:tblPr>
      <w:tblGrid>
        <w:gridCol w:w="2524"/>
        <w:gridCol w:w="7672"/>
      </w:tblGrid>
      <w:tr w:rsidR="00927E7F" w:rsidRPr="00927E7F" w14:paraId="5D000A86" w14:textId="77777777" w:rsidTr="00927E7F">
        <w:tc>
          <w:tcPr>
            <w:tcW w:w="0" w:type="auto"/>
            <w:hideMark/>
          </w:tcPr>
          <w:p w14:paraId="00E968C5" w14:textId="77777777" w:rsidR="00927E7F" w:rsidRPr="00927E7F" w:rsidRDefault="00927E7F" w:rsidP="00927E7F">
            <w:pPr>
              <w:spacing w:after="160" w:line="276" w:lineRule="auto"/>
              <w:rPr>
                <w:rFonts w:ascii="Times New Roman" w:hAnsi="Times New Roman" w:cs="Times New Roman"/>
                <w:b/>
                <w:bCs/>
                <w:lang w:val="en-IN"/>
              </w:rPr>
            </w:pPr>
            <w:r w:rsidRPr="00927E7F">
              <w:rPr>
                <w:rFonts w:ascii="Times New Roman" w:hAnsi="Times New Roman" w:cs="Times New Roman"/>
                <w:b/>
                <w:bCs/>
                <w:lang w:val="en-IN"/>
              </w:rPr>
              <w:t>Your Data Category</w:t>
            </w:r>
          </w:p>
        </w:tc>
        <w:tc>
          <w:tcPr>
            <w:tcW w:w="0" w:type="auto"/>
            <w:hideMark/>
          </w:tcPr>
          <w:p w14:paraId="1564F462" w14:textId="77777777" w:rsidR="00927E7F" w:rsidRPr="00927E7F" w:rsidRDefault="00927E7F" w:rsidP="00927E7F">
            <w:pPr>
              <w:spacing w:after="160" w:line="276" w:lineRule="auto"/>
              <w:rPr>
                <w:rFonts w:ascii="Times New Roman" w:hAnsi="Times New Roman" w:cs="Times New Roman"/>
                <w:b/>
                <w:bCs/>
                <w:lang w:val="en-IN"/>
              </w:rPr>
            </w:pPr>
            <w:r w:rsidRPr="00927E7F">
              <w:rPr>
                <w:rFonts w:ascii="Times New Roman" w:hAnsi="Times New Roman" w:cs="Times New Roman"/>
                <w:b/>
                <w:bCs/>
                <w:lang w:val="en-IN"/>
              </w:rPr>
              <w:t>AI Processing Applied and Purpose</w:t>
            </w:r>
          </w:p>
        </w:tc>
      </w:tr>
      <w:tr w:rsidR="00927E7F" w:rsidRPr="00927E7F" w14:paraId="29215679" w14:textId="77777777" w:rsidTr="00927E7F">
        <w:tc>
          <w:tcPr>
            <w:tcW w:w="0" w:type="auto"/>
            <w:hideMark/>
          </w:tcPr>
          <w:p w14:paraId="65A0A17D" w14:textId="77777777" w:rsidR="00927E7F" w:rsidRPr="00927E7F" w:rsidRDefault="00927E7F" w:rsidP="00927E7F">
            <w:pPr>
              <w:spacing w:after="160" w:line="276" w:lineRule="auto"/>
              <w:rPr>
                <w:rFonts w:ascii="Times New Roman" w:hAnsi="Times New Roman" w:cs="Times New Roman"/>
                <w:lang w:val="en-IN"/>
              </w:rPr>
            </w:pPr>
            <w:r w:rsidRPr="00927E7F">
              <w:rPr>
                <w:rFonts w:ascii="Times New Roman" w:hAnsi="Times New Roman" w:cs="Times New Roman"/>
                <w:b/>
                <w:bCs/>
                <w:lang w:val="en-IN"/>
              </w:rPr>
              <w:t>Uploaded lab reports</w:t>
            </w:r>
          </w:p>
        </w:tc>
        <w:tc>
          <w:tcPr>
            <w:tcW w:w="0" w:type="auto"/>
            <w:hideMark/>
          </w:tcPr>
          <w:p w14:paraId="5E6022BB" w14:textId="77777777" w:rsidR="00927E7F" w:rsidRPr="00927E7F" w:rsidRDefault="00927E7F" w:rsidP="00927E7F">
            <w:pPr>
              <w:spacing w:after="160" w:line="276" w:lineRule="auto"/>
              <w:rPr>
                <w:rFonts w:ascii="Times New Roman" w:hAnsi="Times New Roman" w:cs="Times New Roman"/>
                <w:lang w:val="en-IN"/>
              </w:rPr>
            </w:pPr>
            <w:r w:rsidRPr="00927E7F">
              <w:rPr>
                <w:rFonts w:ascii="Times New Roman" w:hAnsi="Times New Roman" w:cs="Times New Roman"/>
                <w:lang w:val="en-IN"/>
              </w:rPr>
              <w:t>NLP extraction of parameter values and units; comparison against reference ranges; pattern integration into risk models. </w:t>
            </w:r>
            <w:r w:rsidRPr="00927E7F">
              <w:rPr>
                <w:rFonts w:ascii="Times New Roman" w:hAnsi="Times New Roman" w:cs="Times New Roman"/>
                <w:b/>
                <w:bCs/>
                <w:lang w:val="en-IN"/>
              </w:rPr>
              <w:t>Purpose:</w:t>
            </w:r>
            <w:r w:rsidRPr="00927E7F">
              <w:rPr>
                <w:rFonts w:ascii="Times New Roman" w:hAnsi="Times New Roman" w:cs="Times New Roman"/>
                <w:lang w:val="en-IN"/>
              </w:rPr>
              <w:t> Lab report analysis. </w:t>
            </w:r>
            <w:r w:rsidRPr="00927E7F">
              <w:rPr>
                <w:rFonts w:ascii="Times New Roman" w:hAnsi="Times New Roman" w:cs="Times New Roman"/>
                <w:b/>
                <w:bCs/>
                <w:lang w:val="en-IN"/>
              </w:rPr>
              <w:t>Legal basis:</w:t>
            </w:r>
            <w:r w:rsidRPr="00927E7F">
              <w:rPr>
                <w:rFonts w:ascii="Times New Roman" w:hAnsi="Times New Roman" w:cs="Times New Roman"/>
                <w:lang w:val="en-IN"/>
              </w:rPr>
              <w:t> Explicit consent under DPDPA 2023, Section 6</w:t>
            </w:r>
          </w:p>
        </w:tc>
      </w:tr>
      <w:tr w:rsidR="00927E7F" w:rsidRPr="00927E7F" w14:paraId="6E540A20" w14:textId="77777777" w:rsidTr="00927E7F">
        <w:tc>
          <w:tcPr>
            <w:tcW w:w="0" w:type="auto"/>
            <w:hideMark/>
          </w:tcPr>
          <w:p w14:paraId="7EFF2111" w14:textId="77777777" w:rsidR="00927E7F" w:rsidRPr="00927E7F" w:rsidRDefault="00927E7F" w:rsidP="00927E7F">
            <w:pPr>
              <w:spacing w:after="160" w:line="276" w:lineRule="auto"/>
              <w:rPr>
                <w:rFonts w:ascii="Times New Roman" w:hAnsi="Times New Roman" w:cs="Times New Roman"/>
                <w:lang w:val="en-IN"/>
              </w:rPr>
            </w:pPr>
            <w:r w:rsidRPr="00927E7F">
              <w:rPr>
                <w:rFonts w:ascii="Times New Roman" w:hAnsi="Times New Roman" w:cs="Times New Roman"/>
                <w:b/>
                <w:bCs/>
                <w:lang w:val="en-IN"/>
              </w:rPr>
              <w:t>Biometric measurements (BMI, blood pressure, glucose)</w:t>
            </w:r>
          </w:p>
        </w:tc>
        <w:tc>
          <w:tcPr>
            <w:tcW w:w="0" w:type="auto"/>
            <w:hideMark/>
          </w:tcPr>
          <w:p w14:paraId="1CA48376" w14:textId="77777777" w:rsidR="00927E7F" w:rsidRPr="00927E7F" w:rsidRDefault="00927E7F" w:rsidP="00927E7F">
            <w:pPr>
              <w:spacing w:after="160" w:line="276" w:lineRule="auto"/>
              <w:rPr>
                <w:rFonts w:ascii="Times New Roman" w:hAnsi="Times New Roman" w:cs="Times New Roman"/>
                <w:lang w:val="en-IN"/>
              </w:rPr>
            </w:pPr>
            <w:r w:rsidRPr="00927E7F">
              <w:rPr>
                <w:rFonts w:ascii="Times New Roman" w:hAnsi="Times New Roman" w:cs="Times New Roman"/>
                <w:lang w:val="en-IN"/>
              </w:rPr>
              <w:t>Input into risk prediction models; trend analysis; alert threshold monitoring. </w:t>
            </w:r>
            <w:r w:rsidRPr="00927E7F">
              <w:rPr>
                <w:rFonts w:ascii="Times New Roman" w:hAnsi="Times New Roman" w:cs="Times New Roman"/>
                <w:b/>
                <w:bCs/>
                <w:lang w:val="en-IN"/>
              </w:rPr>
              <w:t>Purpose:</w:t>
            </w:r>
            <w:r w:rsidRPr="00927E7F">
              <w:rPr>
                <w:rFonts w:ascii="Times New Roman" w:hAnsi="Times New Roman" w:cs="Times New Roman"/>
                <w:lang w:val="en-IN"/>
              </w:rPr>
              <w:t> Risk prediction and preventive alerts. </w:t>
            </w:r>
            <w:r w:rsidRPr="00927E7F">
              <w:rPr>
                <w:rFonts w:ascii="Times New Roman" w:hAnsi="Times New Roman" w:cs="Times New Roman"/>
                <w:b/>
                <w:bCs/>
                <w:lang w:val="en-IN"/>
              </w:rPr>
              <w:t>Legal basis:</w:t>
            </w:r>
            <w:r w:rsidRPr="00927E7F">
              <w:rPr>
                <w:rFonts w:ascii="Times New Roman" w:hAnsi="Times New Roman" w:cs="Times New Roman"/>
                <w:lang w:val="en-IN"/>
              </w:rPr>
              <w:t> Explicit consent</w:t>
            </w:r>
          </w:p>
        </w:tc>
      </w:tr>
      <w:tr w:rsidR="00927E7F" w:rsidRPr="00927E7F" w14:paraId="1EEC07BE" w14:textId="77777777" w:rsidTr="00927E7F">
        <w:tc>
          <w:tcPr>
            <w:tcW w:w="0" w:type="auto"/>
            <w:hideMark/>
          </w:tcPr>
          <w:p w14:paraId="291559AC" w14:textId="77777777" w:rsidR="00927E7F" w:rsidRPr="00927E7F" w:rsidRDefault="00927E7F" w:rsidP="00927E7F">
            <w:pPr>
              <w:spacing w:after="160" w:line="276" w:lineRule="auto"/>
              <w:rPr>
                <w:rFonts w:ascii="Times New Roman" w:hAnsi="Times New Roman" w:cs="Times New Roman"/>
                <w:lang w:val="en-IN"/>
              </w:rPr>
            </w:pPr>
            <w:r w:rsidRPr="00927E7F">
              <w:rPr>
                <w:rFonts w:ascii="Times New Roman" w:hAnsi="Times New Roman" w:cs="Times New Roman"/>
                <w:b/>
                <w:bCs/>
                <w:lang w:val="en-IN"/>
              </w:rPr>
              <w:t>Medical history and chronic conditions</w:t>
            </w:r>
          </w:p>
        </w:tc>
        <w:tc>
          <w:tcPr>
            <w:tcW w:w="0" w:type="auto"/>
            <w:hideMark/>
          </w:tcPr>
          <w:p w14:paraId="331DF27A" w14:textId="77777777" w:rsidR="00927E7F" w:rsidRPr="00927E7F" w:rsidRDefault="00927E7F" w:rsidP="00927E7F">
            <w:pPr>
              <w:spacing w:after="160" w:line="276" w:lineRule="auto"/>
              <w:rPr>
                <w:rFonts w:ascii="Times New Roman" w:hAnsi="Times New Roman" w:cs="Times New Roman"/>
                <w:lang w:val="en-IN"/>
              </w:rPr>
            </w:pPr>
            <w:r w:rsidRPr="00927E7F">
              <w:rPr>
                <w:rFonts w:ascii="Times New Roman" w:hAnsi="Times New Roman" w:cs="Times New Roman"/>
                <w:lang w:val="en-IN"/>
              </w:rPr>
              <w:t>Contextual adjustment of risk model outputs; personalisation of wellness recommendations. </w:t>
            </w:r>
            <w:r w:rsidRPr="00927E7F">
              <w:rPr>
                <w:rFonts w:ascii="Times New Roman" w:hAnsi="Times New Roman" w:cs="Times New Roman"/>
                <w:b/>
                <w:bCs/>
                <w:lang w:val="en-IN"/>
              </w:rPr>
              <w:t>Purpose:</w:t>
            </w:r>
            <w:r w:rsidRPr="00927E7F">
              <w:rPr>
                <w:rFonts w:ascii="Times New Roman" w:hAnsi="Times New Roman" w:cs="Times New Roman"/>
                <w:lang w:val="en-IN"/>
              </w:rPr>
              <w:t> Accurate, contextualised risk assessment. </w:t>
            </w:r>
            <w:r w:rsidRPr="00927E7F">
              <w:rPr>
                <w:rFonts w:ascii="Times New Roman" w:hAnsi="Times New Roman" w:cs="Times New Roman"/>
                <w:b/>
                <w:bCs/>
                <w:lang w:val="en-IN"/>
              </w:rPr>
              <w:t>Legal basis:</w:t>
            </w:r>
            <w:r w:rsidRPr="00927E7F">
              <w:rPr>
                <w:rFonts w:ascii="Times New Roman" w:hAnsi="Times New Roman" w:cs="Times New Roman"/>
                <w:lang w:val="en-IN"/>
              </w:rPr>
              <w:t> Explicit consent</w:t>
            </w:r>
          </w:p>
        </w:tc>
      </w:tr>
      <w:tr w:rsidR="00927E7F" w:rsidRPr="00927E7F" w14:paraId="097E0471" w14:textId="77777777" w:rsidTr="00927E7F">
        <w:tc>
          <w:tcPr>
            <w:tcW w:w="0" w:type="auto"/>
            <w:hideMark/>
          </w:tcPr>
          <w:p w14:paraId="5FF1BA32" w14:textId="77777777" w:rsidR="00927E7F" w:rsidRPr="00927E7F" w:rsidRDefault="00927E7F" w:rsidP="00927E7F">
            <w:pPr>
              <w:spacing w:after="160" w:line="276" w:lineRule="auto"/>
              <w:rPr>
                <w:rFonts w:ascii="Times New Roman" w:hAnsi="Times New Roman" w:cs="Times New Roman"/>
                <w:lang w:val="en-IN"/>
              </w:rPr>
            </w:pPr>
            <w:r w:rsidRPr="00927E7F">
              <w:rPr>
                <w:rFonts w:ascii="Times New Roman" w:hAnsi="Times New Roman" w:cs="Times New Roman"/>
                <w:b/>
                <w:bCs/>
                <w:lang w:val="en-IN"/>
              </w:rPr>
              <w:t>Dietary intake logs</w:t>
            </w:r>
          </w:p>
        </w:tc>
        <w:tc>
          <w:tcPr>
            <w:tcW w:w="0" w:type="auto"/>
            <w:hideMark/>
          </w:tcPr>
          <w:p w14:paraId="5780F684" w14:textId="77777777" w:rsidR="00927E7F" w:rsidRPr="00927E7F" w:rsidRDefault="00927E7F" w:rsidP="00927E7F">
            <w:pPr>
              <w:spacing w:after="160" w:line="276" w:lineRule="auto"/>
              <w:rPr>
                <w:rFonts w:ascii="Times New Roman" w:hAnsi="Times New Roman" w:cs="Times New Roman"/>
                <w:lang w:val="en-IN"/>
              </w:rPr>
            </w:pPr>
            <w:r w:rsidRPr="00927E7F">
              <w:rPr>
                <w:rFonts w:ascii="Times New Roman" w:hAnsi="Times New Roman" w:cs="Times New Roman"/>
                <w:lang w:val="en-IN"/>
              </w:rPr>
              <w:t>Processed by recommendation engine for nutritional guidance. </w:t>
            </w:r>
            <w:r w:rsidRPr="00927E7F">
              <w:rPr>
                <w:rFonts w:ascii="Times New Roman" w:hAnsi="Times New Roman" w:cs="Times New Roman"/>
                <w:b/>
                <w:bCs/>
                <w:lang w:val="en-IN"/>
              </w:rPr>
              <w:t>Purpose:</w:t>
            </w:r>
            <w:r w:rsidRPr="00927E7F">
              <w:rPr>
                <w:rFonts w:ascii="Times New Roman" w:hAnsi="Times New Roman" w:cs="Times New Roman"/>
                <w:lang w:val="en-IN"/>
              </w:rPr>
              <w:t> Personalised nutrition guidance. </w:t>
            </w:r>
            <w:r w:rsidRPr="00927E7F">
              <w:rPr>
                <w:rFonts w:ascii="Times New Roman" w:hAnsi="Times New Roman" w:cs="Times New Roman"/>
                <w:b/>
                <w:bCs/>
                <w:lang w:val="en-IN"/>
              </w:rPr>
              <w:t>Legal basis:</w:t>
            </w:r>
            <w:r w:rsidRPr="00927E7F">
              <w:rPr>
                <w:rFonts w:ascii="Times New Roman" w:hAnsi="Times New Roman" w:cs="Times New Roman"/>
                <w:lang w:val="en-IN"/>
              </w:rPr>
              <w:t> Explicit consent</w:t>
            </w:r>
          </w:p>
        </w:tc>
      </w:tr>
      <w:tr w:rsidR="00927E7F" w:rsidRPr="00927E7F" w14:paraId="1A463F24" w14:textId="77777777" w:rsidTr="00927E7F">
        <w:tc>
          <w:tcPr>
            <w:tcW w:w="0" w:type="auto"/>
            <w:hideMark/>
          </w:tcPr>
          <w:p w14:paraId="427D1866" w14:textId="77777777" w:rsidR="00927E7F" w:rsidRPr="00927E7F" w:rsidRDefault="00927E7F" w:rsidP="00927E7F">
            <w:pPr>
              <w:spacing w:after="160" w:line="276" w:lineRule="auto"/>
              <w:rPr>
                <w:rFonts w:ascii="Times New Roman" w:hAnsi="Times New Roman" w:cs="Times New Roman"/>
                <w:lang w:val="en-IN"/>
              </w:rPr>
            </w:pPr>
            <w:r w:rsidRPr="00927E7F">
              <w:rPr>
                <w:rFonts w:ascii="Times New Roman" w:hAnsi="Times New Roman" w:cs="Times New Roman"/>
                <w:b/>
                <w:bCs/>
                <w:lang w:val="en-IN"/>
              </w:rPr>
              <w:t>Sleep data from self-report or wearables</w:t>
            </w:r>
          </w:p>
        </w:tc>
        <w:tc>
          <w:tcPr>
            <w:tcW w:w="0" w:type="auto"/>
            <w:hideMark/>
          </w:tcPr>
          <w:p w14:paraId="541DE77B" w14:textId="77777777" w:rsidR="00927E7F" w:rsidRPr="00927E7F" w:rsidRDefault="00927E7F" w:rsidP="00927E7F">
            <w:pPr>
              <w:spacing w:after="160" w:line="276" w:lineRule="auto"/>
              <w:rPr>
                <w:rFonts w:ascii="Times New Roman" w:hAnsi="Times New Roman" w:cs="Times New Roman"/>
                <w:lang w:val="en-IN"/>
              </w:rPr>
            </w:pPr>
            <w:r w:rsidRPr="00927E7F">
              <w:rPr>
                <w:rFonts w:ascii="Times New Roman" w:hAnsi="Times New Roman" w:cs="Times New Roman"/>
                <w:lang w:val="en-IN"/>
              </w:rPr>
              <w:t>Processed by wellness analytics model for sleep quality scoring. </w:t>
            </w:r>
            <w:r w:rsidRPr="00927E7F">
              <w:rPr>
                <w:rFonts w:ascii="Times New Roman" w:hAnsi="Times New Roman" w:cs="Times New Roman"/>
                <w:b/>
                <w:bCs/>
                <w:lang w:val="en-IN"/>
              </w:rPr>
              <w:t>Purpose:</w:t>
            </w:r>
            <w:r w:rsidRPr="00927E7F">
              <w:rPr>
                <w:rFonts w:ascii="Times New Roman" w:hAnsi="Times New Roman" w:cs="Times New Roman"/>
                <w:lang w:val="en-IN"/>
              </w:rPr>
              <w:t> Sleep and wellness monitoring. </w:t>
            </w:r>
            <w:r w:rsidRPr="00927E7F">
              <w:rPr>
                <w:rFonts w:ascii="Times New Roman" w:hAnsi="Times New Roman" w:cs="Times New Roman"/>
                <w:b/>
                <w:bCs/>
                <w:lang w:val="en-IN"/>
              </w:rPr>
              <w:t>Legal basis:</w:t>
            </w:r>
            <w:r w:rsidRPr="00927E7F">
              <w:rPr>
                <w:rFonts w:ascii="Times New Roman" w:hAnsi="Times New Roman" w:cs="Times New Roman"/>
                <w:lang w:val="en-IN"/>
              </w:rPr>
              <w:t> Explicit consent</w:t>
            </w:r>
          </w:p>
        </w:tc>
      </w:tr>
      <w:tr w:rsidR="00927E7F" w:rsidRPr="00927E7F" w14:paraId="70737CA5" w14:textId="77777777" w:rsidTr="00927E7F">
        <w:tc>
          <w:tcPr>
            <w:tcW w:w="0" w:type="auto"/>
            <w:hideMark/>
          </w:tcPr>
          <w:p w14:paraId="13F0F94F" w14:textId="77777777" w:rsidR="00927E7F" w:rsidRPr="00927E7F" w:rsidRDefault="00927E7F" w:rsidP="00927E7F">
            <w:pPr>
              <w:spacing w:after="160" w:line="276" w:lineRule="auto"/>
              <w:rPr>
                <w:rFonts w:ascii="Times New Roman" w:hAnsi="Times New Roman" w:cs="Times New Roman"/>
                <w:lang w:val="en-IN"/>
              </w:rPr>
            </w:pPr>
            <w:r w:rsidRPr="00927E7F">
              <w:rPr>
                <w:rFonts w:ascii="Times New Roman" w:hAnsi="Times New Roman" w:cs="Times New Roman"/>
                <w:b/>
                <w:bCs/>
                <w:lang w:val="en-IN"/>
              </w:rPr>
              <w:t>Family medical history (if provided)</w:t>
            </w:r>
          </w:p>
        </w:tc>
        <w:tc>
          <w:tcPr>
            <w:tcW w:w="0" w:type="auto"/>
            <w:hideMark/>
          </w:tcPr>
          <w:p w14:paraId="1E990C24" w14:textId="17A6081B" w:rsidR="00927E7F" w:rsidRPr="00927E7F" w:rsidRDefault="00927E7F" w:rsidP="00927E7F">
            <w:pPr>
              <w:spacing w:after="160" w:line="276" w:lineRule="auto"/>
              <w:rPr>
                <w:rFonts w:ascii="Times New Roman" w:hAnsi="Times New Roman" w:cs="Times New Roman"/>
                <w:lang w:val="en-IN"/>
              </w:rPr>
            </w:pPr>
            <w:r w:rsidRPr="00927E7F">
              <w:rPr>
                <w:rFonts w:ascii="Times New Roman" w:hAnsi="Times New Roman" w:cs="Times New Roman"/>
                <w:lang w:val="en-IN"/>
              </w:rPr>
              <w:t>Used as a risk modifier in hereditary risk calculations. </w:t>
            </w:r>
            <w:r w:rsidRPr="00927E7F">
              <w:rPr>
                <w:rFonts w:ascii="Times New Roman" w:hAnsi="Times New Roman" w:cs="Times New Roman"/>
                <w:b/>
                <w:bCs/>
                <w:lang w:val="en-IN"/>
              </w:rPr>
              <w:t>Purpose:</w:t>
            </w:r>
            <w:r w:rsidRPr="00927E7F">
              <w:rPr>
                <w:rFonts w:ascii="Times New Roman" w:hAnsi="Times New Roman" w:cs="Times New Roman"/>
                <w:lang w:val="en-IN"/>
              </w:rPr>
              <w:t> More accurate risk prediction. </w:t>
            </w:r>
            <w:r w:rsidRPr="00927E7F">
              <w:rPr>
                <w:rFonts w:ascii="Times New Roman" w:hAnsi="Times New Roman" w:cs="Times New Roman"/>
                <w:b/>
                <w:bCs/>
                <w:lang w:val="en-IN"/>
              </w:rPr>
              <w:t>Legal basis:</w:t>
            </w:r>
            <w:r w:rsidRPr="00927E7F">
              <w:rPr>
                <w:rFonts w:ascii="Times New Roman" w:hAnsi="Times New Roman" w:cs="Times New Roman"/>
                <w:lang w:val="en-IN"/>
              </w:rPr>
              <w:t xml:space="preserve"> Explicit </w:t>
            </w:r>
            <w:r w:rsidR="00B542D9" w:rsidRPr="00927E7F">
              <w:rPr>
                <w:rFonts w:ascii="Times New Roman" w:hAnsi="Times New Roman" w:cs="Times New Roman"/>
                <w:lang w:val="en-IN"/>
              </w:rPr>
              <w:t>consent this</w:t>
            </w:r>
            <w:r w:rsidRPr="00927E7F">
              <w:rPr>
                <w:rFonts w:ascii="Times New Roman" w:hAnsi="Times New Roman" w:cs="Times New Roman"/>
                <w:lang w:val="en-IN"/>
              </w:rPr>
              <w:t xml:space="preserve"> is sensitive data requiring specific, separate consent</w:t>
            </w:r>
          </w:p>
        </w:tc>
      </w:tr>
      <w:tr w:rsidR="00927E7F" w:rsidRPr="00927E7F" w14:paraId="58B94845" w14:textId="77777777" w:rsidTr="00927E7F">
        <w:tc>
          <w:tcPr>
            <w:tcW w:w="0" w:type="auto"/>
            <w:hideMark/>
          </w:tcPr>
          <w:p w14:paraId="1981AF4B" w14:textId="77777777" w:rsidR="00927E7F" w:rsidRPr="00927E7F" w:rsidRDefault="00927E7F" w:rsidP="00927E7F">
            <w:pPr>
              <w:spacing w:after="160" w:line="276" w:lineRule="auto"/>
              <w:rPr>
                <w:rFonts w:ascii="Times New Roman" w:hAnsi="Times New Roman" w:cs="Times New Roman"/>
                <w:lang w:val="en-IN"/>
              </w:rPr>
            </w:pPr>
            <w:r w:rsidRPr="00927E7F">
              <w:rPr>
                <w:rFonts w:ascii="Times New Roman" w:hAnsi="Times New Roman" w:cs="Times New Roman"/>
                <w:b/>
                <w:bCs/>
                <w:lang w:val="en-IN"/>
              </w:rPr>
              <w:t>Session and interaction data</w:t>
            </w:r>
          </w:p>
        </w:tc>
        <w:tc>
          <w:tcPr>
            <w:tcW w:w="0" w:type="auto"/>
            <w:hideMark/>
          </w:tcPr>
          <w:p w14:paraId="1F2E928F" w14:textId="4255A089" w:rsidR="00927E7F" w:rsidRPr="00927E7F" w:rsidRDefault="00927E7F" w:rsidP="00927E7F">
            <w:pPr>
              <w:spacing w:after="160" w:line="276" w:lineRule="auto"/>
              <w:rPr>
                <w:rFonts w:ascii="Times New Roman" w:hAnsi="Times New Roman" w:cs="Times New Roman"/>
                <w:lang w:val="en-IN"/>
              </w:rPr>
            </w:pPr>
            <w:r w:rsidRPr="00927E7F">
              <w:rPr>
                <w:rFonts w:ascii="Times New Roman" w:hAnsi="Times New Roman" w:cs="Times New Roman"/>
                <w:lang w:val="en-IN"/>
              </w:rPr>
              <w:t>Used to improve relevance of personalised recommendations within your session. </w:t>
            </w:r>
            <w:r w:rsidRPr="00927E7F">
              <w:rPr>
                <w:rFonts w:ascii="Times New Roman" w:hAnsi="Times New Roman" w:cs="Times New Roman"/>
                <w:b/>
                <w:bCs/>
                <w:lang w:val="en-IN"/>
              </w:rPr>
              <w:t>Purpose:</w:t>
            </w:r>
            <w:r w:rsidR="00B542D9">
              <w:rPr>
                <w:rFonts w:ascii="Times New Roman" w:hAnsi="Times New Roman" w:cs="Times New Roman"/>
                <w:b/>
                <w:bCs/>
                <w:lang w:val="en-IN"/>
              </w:rPr>
              <w:t xml:space="preserve"> </w:t>
            </w:r>
            <w:r w:rsidRPr="00927E7F">
              <w:rPr>
                <w:rFonts w:ascii="Times New Roman" w:hAnsi="Times New Roman" w:cs="Times New Roman"/>
                <w:lang w:val="en-IN"/>
              </w:rPr>
              <w:t>Platform personalisation. </w:t>
            </w:r>
            <w:r w:rsidRPr="00927E7F">
              <w:rPr>
                <w:rFonts w:ascii="Times New Roman" w:hAnsi="Times New Roman" w:cs="Times New Roman"/>
                <w:b/>
                <w:bCs/>
                <w:lang w:val="en-IN"/>
              </w:rPr>
              <w:t>Legal basis:</w:t>
            </w:r>
            <w:r w:rsidRPr="00927E7F">
              <w:rPr>
                <w:rFonts w:ascii="Times New Roman" w:hAnsi="Times New Roman" w:cs="Times New Roman"/>
                <w:lang w:val="en-IN"/>
              </w:rPr>
              <w:t> Legitimate interest in providing a functional service</w:t>
            </w:r>
          </w:p>
        </w:tc>
      </w:tr>
      <w:tr w:rsidR="00927E7F" w:rsidRPr="00927E7F" w14:paraId="1853DACC" w14:textId="77777777" w:rsidTr="00927E7F">
        <w:tc>
          <w:tcPr>
            <w:tcW w:w="0" w:type="auto"/>
            <w:hideMark/>
          </w:tcPr>
          <w:p w14:paraId="5716747A" w14:textId="77777777" w:rsidR="00927E7F" w:rsidRPr="00927E7F" w:rsidRDefault="00927E7F" w:rsidP="00927E7F">
            <w:pPr>
              <w:spacing w:after="160" w:line="276" w:lineRule="auto"/>
              <w:rPr>
                <w:rFonts w:ascii="Times New Roman" w:hAnsi="Times New Roman" w:cs="Times New Roman"/>
                <w:lang w:val="en-IN"/>
              </w:rPr>
            </w:pPr>
            <w:r w:rsidRPr="00927E7F">
              <w:rPr>
                <w:rFonts w:ascii="Times New Roman" w:hAnsi="Times New Roman" w:cs="Times New Roman"/>
                <w:b/>
                <w:bCs/>
                <w:lang w:val="en-IN"/>
              </w:rPr>
              <w:t>Anonymised and aggregated data</w:t>
            </w:r>
          </w:p>
        </w:tc>
        <w:tc>
          <w:tcPr>
            <w:tcW w:w="0" w:type="auto"/>
            <w:hideMark/>
          </w:tcPr>
          <w:p w14:paraId="137F5E5D" w14:textId="75B5252F" w:rsidR="00927E7F" w:rsidRPr="00927E7F" w:rsidRDefault="00927E7F" w:rsidP="00927E7F">
            <w:pPr>
              <w:spacing w:after="160" w:line="276" w:lineRule="auto"/>
              <w:rPr>
                <w:rFonts w:ascii="Times New Roman" w:hAnsi="Times New Roman" w:cs="Times New Roman"/>
                <w:lang w:val="en-IN"/>
              </w:rPr>
            </w:pPr>
            <w:r w:rsidRPr="00927E7F">
              <w:rPr>
                <w:rFonts w:ascii="Times New Roman" w:hAnsi="Times New Roman" w:cs="Times New Roman"/>
                <w:lang w:val="en-IN"/>
              </w:rPr>
              <w:t>Population-level health trend analytics; model validation; public health research. No individual is identifiable. </w:t>
            </w:r>
            <w:r w:rsidRPr="00927E7F">
              <w:rPr>
                <w:rFonts w:ascii="Times New Roman" w:hAnsi="Times New Roman" w:cs="Times New Roman"/>
                <w:b/>
                <w:bCs/>
                <w:lang w:val="en-IN"/>
              </w:rPr>
              <w:t>Purpose:</w:t>
            </w:r>
            <w:r w:rsidRPr="00927E7F">
              <w:rPr>
                <w:rFonts w:ascii="Times New Roman" w:hAnsi="Times New Roman" w:cs="Times New Roman"/>
                <w:lang w:val="en-IN"/>
              </w:rPr>
              <w:t> Platform improvement and public health insight. </w:t>
            </w:r>
            <w:r w:rsidRPr="00927E7F">
              <w:rPr>
                <w:rFonts w:ascii="Times New Roman" w:hAnsi="Times New Roman" w:cs="Times New Roman"/>
                <w:b/>
                <w:bCs/>
                <w:lang w:val="en-IN"/>
              </w:rPr>
              <w:t xml:space="preserve">Legal </w:t>
            </w:r>
            <w:r w:rsidR="00B542D9" w:rsidRPr="00927E7F">
              <w:rPr>
                <w:rFonts w:ascii="Times New Roman" w:hAnsi="Times New Roman" w:cs="Times New Roman"/>
                <w:b/>
                <w:bCs/>
                <w:lang w:val="en-IN"/>
              </w:rPr>
              <w:t>basis:</w:t>
            </w:r>
            <w:r w:rsidR="00B542D9" w:rsidRPr="00927E7F">
              <w:rPr>
                <w:rFonts w:ascii="Times New Roman" w:hAnsi="Times New Roman" w:cs="Times New Roman"/>
                <w:lang w:val="en-IN"/>
              </w:rPr>
              <w:t xml:space="preserve"> Anonymised</w:t>
            </w:r>
            <w:r w:rsidRPr="00927E7F">
              <w:rPr>
                <w:rFonts w:ascii="Times New Roman" w:hAnsi="Times New Roman" w:cs="Times New Roman"/>
                <w:lang w:val="en-IN"/>
              </w:rPr>
              <w:t xml:space="preserve"> data is outside the scope of DPDPA 2023</w:t>
            </w:r>
          </w:p>
        </w:tc>
      </w:tr>
    </w:tbl>
    <w:p w14:paraId="0F8DD3E6" w14:textId="77777777" w:rsidR="00927E7F" w:rsidRPr="00927E7F" w:rsidRDefault="00927E7F" w:rsidP="00927E7F">
      <w:pPr>
        <w:spacing w:line="276" w:lineRule="auto"/>
        <w:rPr>
          <w:rFonts w:ascii="Times New Roman" w:hAnsi="Times New Roman" w:cs="Times New Roman"/>
          <w:lang w:val="en-IN"/>
        </w:rPr>
      </w:pPr>
      <w:r w:rsidRPr="00927E7F">
        <w:rPr>
          <w:rFonts w:ascii="Times New Roman" w:hAnsi="Times New Roman" w:cs="Times New Roman"/>
          <w:lang w:val="en-IN"/>
        </w:rPr>
        <w:t>TAKE Solutions Limited will NEVER use your identifiable personal health data to train, fine-tune, improve, or validate AI models without obtaining a separate, explicit, standalone consent that is clearly distinct from your consent to use Platform services. If we ever seek such consent, it will be presented as an independent, optional request with a full explanation of what it involves, the ability to refuse without any impact on your service access, and the ability to withdraw at any time. This commitment is absolute and overrides any business interest in AI model improvement.</w:t>
      </w:r>
    </w:p>
    <w:p w14:paraId="539A6FBE" w14:textId="7E3E9D38" w:rsidR="00927E7F" w:rsidRPr="00927E7F" w:rsidRDefault="00927E7F" w:rsidP="00927E7F">
      <w:pPr>
        <w:spacing w:line="276" w:lineRule="auto"/>
        <w:rPr>
          <w:rFonts w:ascii="Times New Roman" w:hAnsi="Times New Roman" w:cs="Times New Roman"/>
          <w:b/>
          <w:bCs/>
          <w:lang w:val="en-IN"/>
        </w:rPr>
      </w:pPr>
      <w:r w:rsidRPr="00927E7F">
        <w:rPr>
          <w:rFonts w:ascii="Times New Roman" w:hAnsi="Times New Roman" w:cs="Times New Roman"/>
          <w:b/>
          <w:bCs/>
          <w:lang w:val="en-IN"/>
        </w:rPr>
        <w:t>Fairness and Non-Discrimination in AI</w:t>
      </w:r>
    </w:p>
    <w:p w14:paraId="66BDA423" w14:textId="178FCB1D" w:rsidR="00927E7F" w:rsidRPr="00927E7F" w:rsidRDefault="00927E7F" w:rsidP="00927E7F">
      <w:pPr>
        <w:spacing w:line="276" w:lineRule="auto"/>
        <w:rPr>
          <w:rFonts w:ascii="Times New Roman" w:hAnsi="Times New Roman" w:cs="Times New Roman"/>
          <w:lang w:val="en-IN"/>
        </w:rPr>
      </w:pPr>
      <w:r w:rsidRPr="00927E7F">
        <w:rPr>
          <w:rFonts w:ascii="Times New Roman" w:hAnsi="Times New Roman" w:cs="Times New Roman"/>
          <w:lang w:val="en-IN"/>
        </w:rPr>
        <w:t>AI systems trained on historical health data can perpetuate or amplify existing biases producing less accurate outputs for demographic groups under-represented in training data. TAKE Solutions Limited takes the following measures:</w:t>
      </w:r>
    </w:p>
    <w:p w14:paraId="144EC3EF" w14:textId="509F531E" w:rsidR="00927E7F" w:rsidRPr="00927E7F" w:rsidRDefault="00927E7F" w:rsidP="00927E7F">
      <w:pPr>
        <w:numPr>
          <w:ilvl w:val="0"/>
          <w:numId w:val="47"/>
        </w:numPr>
        <w:spacing w:line="276" w:lineRule="auto"/>
        <w:rPr>
          <w:rFonts w:ascii="Times New Roman" w:hAnsi="Times New Roman" w:cs="Times New Roman"/>
          <w:lang w:val="en-IN"/>
        </w:rPr>
      </w:pPr>
      <w:r w:rsidRPr="00927E7F">
        <w:rPr>
          <w:rFonts w:ascii="Times New Roman" w:hAnsi="Times New Roman" w:cs="Times New Roman"/>
          <w:lang w:val="en-IN"/>
        </w:rPr>
        <w:lastRenderedPageBreak/>
        <w:t>AI models deployed on the Platform are assessed for performance consistency across age groups, genders, and where data permits ethnic and socioeconomic groups before deployment</w:t>
      </w:r>
    </w:p>
    <w:p w14:paraId="2CBF6CE9" w14:textId="77777777" w:rsidR="00927E7F" w:rsidRPr="00927E7F" w:rsidRDefault="00927E7F" w:rsidP="00927E7F">
      <w:pPr>
        <w:numPr>
          <w:ilvl w:val="0"/>
          <w:numId w:val="47"/>
        </w:numPr>
        <w:spacing w:line="276" w:lineRule="auto"/>
        <w:rPr>
          <w:rFonts w:ascii="Times New Roman" w:hAnsi="Times New Roman" w:cs="Times New Roman"/>
          <w:lang w:val="en-IN"/>
        </w:rPr>
      </w:pPr>
      <w:r w:rsidRPr="00927E7F">
        <w:rPr>
          <w:rFonts w:ascii="Times New Roman" w:hAnsi="Times New Roman" w:cs="Times New Roman"/>
          <w:lang w:val="en-IN"/>
        </w:rPr>
        <w:t>Where performance disparities are identified, models are adjusted, re-trained, or supplemented with alternative approaches before being made available to the affected user group</w:t>
      </w:r>
    </w:p>
    <w:p w14:paraId="46C1EC41" w14:textId="5F5536C7" w:rsidR="00927E7F" w:rsidRPr="00927E7F" w:rsidRDefault="00927E7F" w:rsidP="00927E7F">
      <w:pPr>
        <w:numPr>
          <w:ilvl w:val="0"/>
          <w:numId w:val="47"/>
        </w:numPr>
        <w:spacing w:line="276" w:lineRule="auto"/>
        <w:rPr>
          <w:rFonts w:ascii="Times New Roman" w:hAnsi="Times New Roman" w:cs="Times New Roman"/>
          <w:lang w:val="en-IN"/>
        </w:rPr>
      </w:pPr>
      <w:r w:rsidRPr="00927E7F">
        <w:rPr>
          <w:rFonts w:ascii="Times New Roman" w:hAnsi="Times New Roman" w:cs="Times New Roman"/>
          <w:lang w:val="en-IN"/>
        </w:rPr>
        <w:t>Users are informed in the AI output interface where a model's accuracy may be less reliable for their specific demographic including an explicit recommendation to seek professional medical validation</w:t>
      </w:r>
    </w:p>
    <w:p w14:paraId="189149A4" w14:textId="77777777" w:rsidR="00927E7F" w:rsidRPr="00927E7F" w:rsidRDefault="00927E7F" w:rsidP="00927E7F">
      <w:pPr>
        <w:numPr>
          <w:ilvl w:val="0"/>
          <w:numId w:val="47"/>
        </w:numPr>
        <w:spacing w:line="276" w:lineRule="auto"/>
        <w:rPr>
          <w:rFonts w:ascii="Times New Roman" w:hAnsi="Times New Roman" w:cs="Times New Roman"/>
          <w:lang w:val="en-IN"/>
        </w:rPr>
      </w:pPr>
      <w:r w:rsidRPr="00927E7F">
        <w:rPr>
          <w:rFonts w:ascii="Times New Roman" w:hAnsi="Times New Roman" w:cs="Times New Roman"/>
          <w:lang w:val="en-IN"/>
        </w:rPr>
        <w:t>The Company's AI governance framework includes a fairness review checkpoint in the AI model lifecycle</w:t>
      </w:r>
    </w:p>
    <w:p w14:paraId="18C2CBC2" w14:textId="5D3E7C3F" w:rsidR="00927E7F" w:rsidRPr="00927E7F" w:rsidRDefault="00927E7F" w:rsidP="00927E7F">
      <w:pPr>
        <w:numPr>
          <w:ilvl w:val="0"/>
          <w:numId w:val="47"/>
        </w:numPr>
        <w:spacing w:line="276" w:lineRule="auto"/>
        <w:rPr>
          <w:rFonts w:ascii="Times New Roman" w:hAnsi="Times New Roman" w:cs="Times New Roman"/>
          <w:lang w:val="en-IN"/>
        </w:rPr>
      </w:pPr>
      <w:r w:rsidRPr="00927E7F">
        <w:rPr>
          <w:rFonts w:ascii="Times New Roman" w:hAnsi="Times New Roman" w:cs="Times New Roman"/>
          <w:lang w:val="en-IN"/>
        </w:rPr>
        <w:t>Users who believe an AI output may have been affected by demographic bias are encouraged to report this through the Grievance Officer channel such reports are treated as priority inputs for model review</w:t>
      </w:r>
    </w:p>
    <w:p w14:paraId="6680E4E0" w14:textId="77777777" w:rsidR="00927E7F" w:rsidRPr="00927E7F" w:rsidRDefault="00927E7F" w:rsidP="00927E7F">
      <w:pPr>
        <w:spacing w:line="276" w:lineRule="auto"/>
        <w:rPr>
          <w:rFonts w:ascii="Times New Roman" w:hAnsi="Times New Roman" w:cs="Times New Roman"/>
          <w:lang w:val="en-IN"/>
        </w:rPr>
      </w:pPr>
      <w:r w:rsidRPr="00927E7F">
        <w:rPr>
          <w:rFonts w:ascii="Times New Roman" w:hAnsi="Times New Roman" w:cs="Times New Roman"/>
          <w:lang w:val="en-IN"/>
        </w:rPr>
        <w:t>This AI Transparency Policy will be reviewed and updated:</w:t>
      </w:r>
    </w:p>
    <w:p w14:paraId="79D963ED" w14:textId="77777777" w:rsidR="00927E7F" w:rsidRPr="00927E7F" w:rsidRDefault="00927E7F" w:rsidP="00927E7F">
      <w:pPr>
        <w:numPr>
          <w:ilvl w:val="0"/>
          <w:numId w:val="48"/>
        </w:numPr>
        <w:spacing w:line="276" w:lineRule="auto"/>
        <w:rPr>
          <w:rFonts w:ascii="Times New Roman" w:hAnsi="Times New Roman" w:cs="Times New Roman"/>
          <w:lang w:val="en-IN"/>
        </w:rPr>
      </w:pPr>
      <w:r w:rsidRPr="00927E7F">
        <w:rPr>
          <w:rFonts w:ascii="Times New Roman" w:hAnsi="Times New Roman" w:cs="Times New Roman"/>
          <w:lang w:val="en-IN"/>
        </w:rPr>
        <w:t>At minimum every 6 months, or more frequently if material changes occur to AI systems on the Platform</w:t>
      </w:r>
    </w:p>
    <w:p w14:paraId="23DB7349" w14:textId="77777777" w:rsidR="00927E7F" w:rsidRPr="00927E7F" w:rsidRDefault="00927E7F" w:rsidP="00927E7F">
      <w:pPr>
        <w:numPr>
          <w:ilvl w:val="0"/>
          <w:numId w:val="48"/>
        </w:numPr>
        <w:spacing w:line="276" w:lineRule="auto"/>
        <w:rPr>
          <w:rFonts w:ascii="Times New Roman" w:hAnsi="Times New Roman" w:cs="Times New Roman"/>
          <w:lang w:val="en-IN"/>
        </w:rPr>
      </w:pPr>
      <w:r w:rsidRPr="00927E7F">
        <w:rPr>
          <w:rFonts w:ascii="Times New Roman" w:hAnsi="Times New Roman" w:cs="Times New Roman"/>
          <w:lang w:val="en-IN"/>
        </w:rPr>
        <w:t>Whenever a new AI system category is introduced to the Platform</w:t>
      </w:r>
    </w:p>
    <w:p w14:paraId="34E2787C" w14:textId="77777777" w:rsidR="00927E7F" w:rsidRPr="00927E7F" w:rsidRDefault="00927E7F" w:rsidP="00927E7F">
      <w:pPr>
        <w:numPr>
          <w:ilvl w:val="0"/>
          <w:numId w:val="48"/>
        </w:numPr>
        <w:spacing w:line="276" w:lineRule="auto"/>
        <w:rPr>
          <w:rFonts w:ascii="Times New Roman" w:hAnsi="Times New Roman" w:cs="Times New Roman"/>
          <w:lang w:val="en-IN"/>
        </w:rPr>
      </w:pPr>
      <w:r w:rsidRPr="00927E7F">
        <w:rPr>
          <w:rFonts w:ascii="Times New Roman" w:hAnsi="Times New Roman" w:cs="Times New Roman"/>
          <w:lang w:val="en-IN"/>
        </w:rPr>
        <w:t>Whenever a regulatory authority issues new guidance specifically applicable to AI in healthcare</w:t>
      </w:r>
    </w:p>
    <w:p w14:paraId="6F34F307" w14:textId="77777777" w:rsidR="00927E7F" w:rsidRPr="00927E7F" w:rsidRDefault="00927E7F" w:rsidP="00927E7F">
      <w:pPr>
        <w:numPr>
          <w:ilvl w:val="0"/>
          <w:numId w:val="48"/>
        </w:numPr>
        <w:spacing w:line="276" w:lineRule="auto"/>
        <w:rPr>
          <w:rFonts w:ascii="Times New Roman" w:hAnsi="Times New Roman" w:cs="Times New Roman"/>
          <w:lang w:val="en-IN"/>
        </w:rPr>
      </w:pPr>
      <w:r w:rsidRPr="00927E7F">
        <w:rPr>
          <w:rFonts w:ascii="Times New Roman" w:hAnsi="Times New Roman" w:cs="Times New Roman"/>
          <w:lang w:val="en-IN"/>
        </w:rPr>
        <w:t>Whenever a material change is made to data processing arrangements with third-party AI providers</w:t>
      </w:r>
    </w:p>
    <w:p w14:paraId="5D5C4668" w14:textId="77777777" w:rsidR="00927E7F" w:rsidRPr="00927E7F" w:rsidRDefault="00927E7F" w:rsidP="00927E7F">
      <w:pPr>
        <w:spacing w:line="276" w:lineRule="auto"/>
        <w:rPr>
          <w:rFonts w:ascii="Times New Roman" w:hAnsi="Times New Roman" w:cs="Times New Roman"/>
          <w:lang w:val="en-IN"/>
        </w:rPr>
      </w:pPr>
      <w:r w:rsidRPr="00927E7F">
        <w:rPr>
          <w:rFonts w:ascii="Times New Roman" w:hAnsi="Times New Roman" w:cs="Times New Roman"/>
          <w:lang w:val="en-IN"/>
        </w:rPr>
        <w:t>Material updates will be notified to Users via email and a prominent Platform notice. For significant changes affecting your rights, fresh consent will be sought where required.</w:t>
      </w:r>
    </w:p>
    <w:p w14:paraId="71FD6E6D" w14:textId="74A78641" w:rsidR="00DC4319" w:rsidRPr="00DC4319" w:rsidRDefault="00DC4319" w:rsidP="00DC4319">
      <w:pPr>
        <w:spacing w:line="276" w:lineRule="auto"/>
        <w:jc w:val="center"/>
        <w:rPr>
          <w:rFonts w:ascii="Times New Roman" w:hAnsi="Times New Roman" w:cs="Times New Roman"/>
          <w:b/>
          <w:bCs/>
          <w:lang w:val="en-IN"/>
        </w:rPr>
      </w:pPr>
      <w:r w:rsidRPr="00627A62">
        <w:rPr>
          <w:rFonts w:ascii="Times New Roman" w:hAnsi="Times New Roman" w:cs="Times New Roman"/>
          <w:b/>
          <w:bCs/>
          <w:lang w:val="en-IN"/>
        </w:rPr>
        <w:t>SECTION</w:t>
      </w:r>
      <w:r w:rsidRPr="00DC4319">
        <w:rPr>
          <w:rFonts w:ascii="Times New Roman" w:hAnsi="Times New Roman" w:cs="Times New Roman"/>
          <w:b/>
          <w:bCs/>
          <w:lang w:val="en-IN"/>
        </w:rPr>
        <w:t xml:space="preserve"> V</w:t>
      </w:r>
      <w:r w:rsidRPr="00627A62">
        <w:rPr>
          <w:rFonts w:ascii="Times New Roman" w:hAnsi="Times New Roman" w:cs="Times New Roman"/>
          <w:b/>
          <w:bCs/>
          <w:lang w:val="en-IN"/>
        </w:rPr>
        <w:t xml:space="preserve">: </w:t>
      </w:r>
      <w:r w:rsidRPr="00DC4319">
        <w:rPr>
          <w:rFonts w:ascii="Times New Roman" w:hAnsi="Times New Roman" w:cs="Times New Roman"/>
          <w:b/>
          <w:bCs/>
          <w:lang w:val="en-IN"/>
        </w:rPr>
        <w:t>COOKIE POLICY</w:t>
      </w:r>
    </w:p>
    <w:p w14:paraId="37E8A5C8" w14:textId="77777777" w:rsidR="00DC4319" w:rsidRPr="00DC4319" w:rsidRDefault="00DC4319" w:rsidP="00DC4319">
      <w:pPr>
        <w:spacing w:line="276" w:lineRule="auto"/>
        <w:rPr>
          <w:rFonts w:ascii="Times New Roman" w:hAnsi="Times New Roman" w:cs="Times New Roman"/>
          <w:lang w:val="en-IN"/>
        </w:rPr>
      </w:pPr>
      <w:r w:rsidRPr="00DC4319">
        <w:rPr>
          <w:rFonts w:ascii="Times New Roman" w:hAnsi="Times New Roman" w:cs="Times New Roman"/>
          <w:lang w:val="en-IN"/>
        </w:rPr>
        <w:t>This Cookie Policy ("</w:t>
      </w:r>
      <w:r w:rsidRPr="00DC4319">
        <w:rPr>
          <w:rFonts w:ascii="Times New Roman" w:hAnsi="Times New Roman" w:cs="Times New Roman"/>
          <w:b/>
          <w:bCs/>
          <w:lang w:val="en-IN"/>
        </w:rPr>
        <w:t>Policy</w:t>
      </w:r>
      <w:r w:rsidRPr="00DC4319">
        <w:rPr>
          <w:rFonts w:ascii="Times New Roman" w:hAnsi="Times New Roman" w:cs="Times New Roman"/>
          <w:lang w:val="en-IN"/>
        </w:rPr>
        <w:t>") explains how TAKE Solutions Limited ("</w:t>
      </w:r>
      <w:r w:rsidRPr="00DC4319">
        <w:rPr>
          <w:rFonts w:ascii="Times New Roman" w:hAnsi="Times New Roman" w:cs="Times New Roman"/>
          <w:b/>
          <w:bCs/>
          <w:lang w:val="en-IN"/>
        </w:rPr>
        <w:t>Company</w:t>
      </w:r>
      <w:r w:rsidRPr="00DC4319">
        <w:rPr>
          <w:rFonts w:ascii="Times New Roman" w:hAnsi="Times New Roman" w:cs="Times New Roman"/>
          <w:lang w:val="en-IN"/>
        </w:rPr>
        <w:t>", "</w:t>
      </w:r>
      <w:r w:rsidRPr="00DC4319">
        <w:rPr>
          <w:rFonts w:ascii="Times New Roman" w:hAnsi="Times New Roman" w:cs="Times New Roman"/>
          <w:b/>
          <w:bCs/>
          <w:lang w:val="en-IN"/>
        </w:rPr>
        <w:t>we</w:t>
      </w:r>
      <w:r w:rsidRPr="00DC4319">
        <w:rPr>
          <w:rFonts w:ascii="Times New Roman" w:hAnsi="Times New Roman" w:cs="Times New Roman"/>
          <w:lang w:val="en-IN"/>
        </w:rPr>
        <w:t>", "</w:t>
      </w:r>
      <w:r w:rsidRPr="00DC4319">
        <w:rPr>
          <w:rFonts w:ascii="Times New Roman" w:hAnsi="Times New Roman" w:cs="Times New Roman"/>
          <w:b/>
          <w:bCs/>
          <w:lang w:val="en-IN"/>
        </w:rPr>
        <w:t>us</w:t>
      </w:r>
      <w:r w:rsidRPr="00DC4319">
        <w:rPr>
          <w:rFonts w:ascii="Times New Roman" w:hAnsi="Times New Roman" w:cs="Times New Roman"/>
          <w:lang w:val="en-IN"/>
        </w:rPr>
        <w:t>", "</w:t>
      </w:r>
      <w:r w:rsidRPr="00DC4319">
        <w:rPr>
          <w:rFonts w:ascii="Times New Roman" w:hAnsi="Times New Roman" w:cs="Times New Roman"/>
          <w:b/>
          <w:bCs/>
          <w:lang w:val="en-IN"/>
        </w:rPr>
        <w:t>our</w:t>
      </w:r>
      <w:r w:rsidRPr="00DC4319">
        <w:rPr>
          <w:rFonts w:ascii="Times New Roman" w:hAnsi="Times New Roman" w:cs="Times New Roman"/>
          <w:lang w:val="en-IN"/>
        </w:rPr>
        <w:t>") uses cookies, web beacons, pixels, local storage objects, and similar tracking technologies (collectively, "</w:t>
      </w:r>
      <w:r w:rsidRPr="00DC4319">
        <w:rPr>
          <w:rFonts w:ascii="Times New Roman" w:hAnsi="Times New Roman" w:cs="Times New Roman"/>
          <w:b/>
          <w:bCs/>
          <w:lang w:val="en-IN"/>
        </w:rPr>
        <w:t>Cookies</w:t>
      </w:r>
      <w:r w:rsidRPr="00DC4319">
        <w:rPr>
          <w:rFonts w:ascii="Times New Roman" w:hAnsi="Times New Roman" w:cs="Times New Roman"/>
          <w:lang w:val="en-IN"/>
        </w:rPr>
        <w:t>") on the take.health website at https://www.take.health, the user dashboard at https://www.take.health/dashboard, and any associated digital interfaces operated by the Company (collectively, the "</w:t>
      </w:r>
      <w:r w:rsidRPr="00DC4319">
        <w:rPr>
          <w:rFonts w:ascii="Times New Roman" w:hAnsi="Times New Roman" w:cs="Times New Roman"/>
          <w:b/>
          <w:bCs/>
          <w:lang w:val="en-IN"/>
        </w:rPr>
        <w:t>Platform</w:t>
      </w:r>
      <w:r w:rsidRPr="00DC4319">
        <w:rPr>
          <w:rFonts w:ascii="Times New Roman" w:hAnsi="Times New Roman" w:cs="Times New Roman"/>
          <w:lang w:val="en-IN"/>
        </w:rPr>
        <w:t>").</w:t>
      </w:r>
    </w:p>
    <w:p w14:paraId="667BA4B5" w14:textId="77777777" w:rsidR="00DC4319" w:rsidRPr="00DC4319" w:rsidRDefault="00DC4319" w:rsidP="00DC4319">
      <w:pPr>
        <w:spacing w:line="276" w:lineRule="auto"/>
        <w:rPr>
          <w:rFonts w:ascii="Times New Roman" w:hAnsi="Times New Roman" w:cs="Times New Roman"/>
          <w:lang w:val="en-IN"/>
        </w:rPr>
      </w:pPr>
      <w:r w:rsidRPr="00DC4319">
        <w:rPr>
          <w:rFonts w:ascii="Times New Roman" w:hAnsi="Times New Roman" w:cs="Times New Roman"/>
          <w:lang w:val="en-IN"/>
        </w:rPr>
        <w:t>By accessing the Platform, you will be presented with a Cookie Consent Banner through which you may accept, reject, or customise the categories of Cookies deployed on your device.</w:t>
      </w:r>
    </w:p>
    <w:p w14:paraId="056A5381" w14:textId="26B550E6" w:rsidR="00DC4319" w:rsidRPr="00DC4319" w:rsidRDefault="00DC4319" w:rsidP="00DC4319">
      <w:pPr>
        <w:spacing w:line="276" w:lineRule="auto"/>
        <w:rPr>
          <w:rFonts w:ascii="Times New Roman" w:hAnsi="Times New Roman" w:cs="Times New Roman"/>
          <w:b/>
          <w:bCs/>
          <w:lang w:val="en-IN"/>
        </w:rPr>
      </w:pPr>
      <w:r w:rsidRPr="00DC4319">
        <w:rPr>
          <w:rFonts w:ascii="Times New Roman" w:hAnsi="Times New Roman" w:cs="Times New Roman"/>
          <w:b/>
          <w:bCs/>
          <w:lang w:val="en-IN"/>
        </w:rPr>
        <w:t>What Are Cookies?</w:t>
      </w:r>
    </w:p>
    <w:p w14:paraId="5B122586" w14:textId="6CF88853" w:rsidR="00DC4319" w:rsidRPr="00DC4319" w:rsidRDefault="00DC4319" w:rsidP="00DC4319">
      <w:pPr>
        <w:spacing w:line="276" w:lineRule="auto"/>
        <w:rPr>
          <w:rFonts w:ascii="Times New Roman" w:hAnsi="Times New Roman" w:cs="Times New Roman"/>
          <w:lang w:val="en-IN"/>
        </w:rPr>
      </w:pPr>
      <w:r w:rsidRPr="00DC4319">
        <w:rPr>
          <w:rFonts w:ascii="Times New Roman" w:hAnsi="Times New Roman" w:cs="Times New Roman"/>
          <w:lang w:val="en-IN"/>
        </w:rPr>
        <w:t>Cookies are small text files placed on your device (computer, smartphone, tablet) by a website when you visit it. They serve a variety of functions from enabling basic website functionality to remembering your preferences and helping the Company understand how the Platform is being used.</w:t>
      </w:r>
    </w:p>
    <w:p w14:paraId="62365F38" w14:textId="77777777" w:rsidR="00DC4319" w:rsidRPr="00DC4319" w:rsidRDefault="00DC4319" w:rsidP="00DC4319">
      <w:pPr>
        <w:spacing w:line="276" w:lineRule="auto"/>
        <w:rPr>
          <w:rFonts w:ascii="Times New Roman" w:hAnsi="Times New Roman" w:cs="Times New Roman"/>
          <w:lang w:val="en-IN"/>
        </w:rPr>
      </w:pPr>
      <w:r w:rsidRPr="00DC4319">
        <w:rPr>
          <w:rFonts w:ascii="Times New Roman" w:hAnsi="Times New Roman" w:cs="Times New Roman"/>
          <w:lang w:val="en-IN"/>
        </w:rPr>
        <w:t>Cookies may be:</w:t>
      </w:r>
    </w:p>
    <w:p w14:paraId="5AEFC381" w14:textId="3B74E466" w:rsidR="00DC4319" w:rsidRPr="00DC4319" w:rsidRDefault="00DC4319" w:rsidP="00DC4319">
      <w:pPr>
        <w:numPr>
          <w:ilvl w:val="0"/>
          <w:numId w:val="50"/>
        </w:numPr>
        <w:spacing w:line="276" w:lineRule="auto"/>
        <w:rPr>
          <w:rFonts w:ascii="Times New Roman" w:hAnsi="Times New Roman" w:cs="Times New Roman"/>
          <w:lang w:val="en-IN"/>
        </w:rPr>
      </w:pPr>
      <w:r w:rsidRPr="00DC4319">
        <w:rPr>
          <w:rFonts w:ascii="Times New Roman" w:hAnsi="Times New Roman" w:cs="Times New Roman"/>
          <w:lang w:val="en-IN"/>
        </w:rPr>
        <w:t>First-Party Cookies </w:t>
      </w:r>
      <w:r w:rsidRPr="00627A62">
        <w:rPr>
          <w:rFonts w:ascii="Times New Roman" w:hAnsi="Times New Roman" w:cs="Times New Roman"/>
          <w:lang w:val="en-IN"/>
        </w:rPr>
        <w:t>-</w:t>
      </w:r>
      <w:r w:rsidRPr="00DC4319">
        <w:rPr>
          <w:rFonts w:ascii="Times New Roman" w:hAnsi="Times New Roman" w:cs="Times New Roman"/>
          <w:lang w:val="en-IN"/>
        </w:rPr>
        <w:t xml:space="preserve"> set directly by </w:t>
      </w:r>
      <w:proofErr w:type="gramStart"/>
      <w:r w:rsidRPr="00DC4319">
        <w:rPr>
          <w:rFonts w:ascii="Times New Roman" w:hAnsi="Times New Roman" w:cs="Times New Roman"/>
          <w:lang w:val="en-IN"/>
        </w:rPr>
        <w:t>take.health</w:t>
      </w:r>
      <w:proofErr w:type="gramEnd"/>
      <w:r w:rsidRPr="00DC4319">
        <w:rPr>
          <w:rFonts w:ascii="Times New Roman" w:hAnsi="Times New Roman" w:cs="Times New Roman"/>
          <w:lang w:val="en-IN"/>
        </w:rPr>
        <w:t xml:space="preserve"> for Platform operations</w:t>
      </w:r>
    </w:p>
    <w:p w14:paraId="3B2C15BD" w14:textId="36863846" w:rsidR="00DC4319" w:rsidRPr="00DC4319" w:rsidRDefault="00DC4319" w:rsidP="00DC4319">
      <w:pPr>
        <w:numPr>
          <w:ilvl w:val="0"/>
          <w:numId w:val="50"/>
        </w:numPr>
        <w:spacing w:line="276" w:lineRule="auto"/>
        <w:rPr>
          <w:rFonts w:ascii="Times New Roman" w:hAnsi="Times New Roman" w:cs="Times New Roman"/>
          <w:lang w:val="en-IN"/>
        </w:rPr>
      </w:pPr>
      <w:r w:rsidRPr="00DC4319">
        <w:rPr>
          <w:rFonts w:ascii="Times New Roman" w:hAnsi="Times New Roman" w:cs="Times New Roman"/>
          <w:lang w:val="en-IN"/>
        </w:rPr>
        <w:t>Third-Party Cookies </w:t>
      </w:r>
      <w:r w:rsidRPr="00627A62">
        <w:rPr>
          <w:rFonts w:ascii="Times New Roman" w:hAnsi="Times New Roman" w:cs="Times New Roman"/>
          <w:lang w:val="en-IN"/>
        </w:rPr>
        <w:t>-</w:t>
      </w:r>
      <w:r w:rsidRPr="00DC4319">
        <w:rPr>
          <w:rFonts w:ascii="Times New Roman" w:hAnsi="Times New Roman" w:cs="Times New Roman"/>
          <w:lang w:val="en-IN"/>
        </w:rPr>
        <w:t xml:space="preserve"> set by external service providers (e.g., analytics, marketing, or AI tools) whose services are embedded within the Platform</w:t>
      </w:r>
    </w:p>
    <w:p w14:paraId="254AC064" w14:textId="77777777" w:rsidR="00DC4319" w:rsidRPr="00DC4319" w:rsidRDefault="00DC4319" w:rsidP="00DC4319">
      <w:pPr>
        <w:spacing w:line="276" w:lineRule="auto"/>
        <w:rPr>
          <w:rFonts w:ascii="Times New Roman" w:hAnsi="Times New Roman" w:cs="Times New Roman"/>
          <w:lang w:val="en-IN"/>
        </w:rPr>
      </w:pPr>
      <w:r w:rsidRPr="00DC4319">
        <w:rPr>
          <w:rFonts w:ascii="Times New Roman" w:hAnsi="Times New Roman" w:cs="Times New Roman"/>
          <w:lang w:val="en-IN"/>
        </w:rPr>
        <w:t>Cookies may also be classified by duration as:</w:t>
      </w:r>
    </w:p>
    <w:p w14:paraId="3FC36FCE" w14:textId="60EA0EA9" w:rsidR="00DC4319" w:rsidRPr="00DC4319" w:rsidRDefault="00DC4319" w:rsidP="00DC4319">
      <w:pPr>
        <w:numPr>
          <w:ilvl w:val="0"/>
          <w:numId w:val="51"/>
        </w:numPr>
        <w:spacing w:line="276" w:lineRule="auto"/>
        <w:rPr>
          <w:rFonts w:ascii="Times New Roman" w:hAnsi="Times New Roman" w:cs="Times New Roman"/>
          <w:lang w:val="en-IN"/>
        </w:rPr>
      </w:pPr>
      <w:r w:rsidRPr="00DC4319">
        <w:rPr>
          <w:rFonts w:ascii="Times New Roman" w:hAnsi="Times New Roman" w:cs="Times New Roman"/>
          <w:lang w:val="en-IN"/>
        </w:rPr>
        <w:t>Session Cookies </w:t>
      </w:r>
      <w:r w:rsidRPr="00627A62">
        <w:rPr>
          <w:rFonts w:ascii="Times New Roman" w:hAnsi="Times New Roman" w:cs="Times New Roman"/>
          <w:lang w:val="en-IN"/>
        </w:rPr>
        <w:t>-</w:t>
      </w:r>
      <w:r w:rsidRPr="00DC4319">
        <w:rPr>
          <w:rFonts w:ascii="Times New Roman" w:hAnsi="Times New Roman" w:cs="Times New Roman"/>
          <w:lang w:val="en-IN"/>
        </w:rPr>
        <w:t xml:space="preserve"> temporary, deleted when you close your browser</w:t>
      </w:r>
    </w:p>
    <w:p w14:paraId="47A50382" w14:textId="7855AB1F" w:rsidR="00DC4319" w:rsidRPr="00DC4319" w:rsidRDefault="00DC4319" w:rsidP="00DC4319">
      <w:pPr>
        <w:numPr>
          <w:ilvl w:val="0"/>
          <w:numId w:val="51"/>
        </w:numPr>
        <w:spacing w:line="276" w:lineRule="auto"/>
        <w:rPr>
          <w:rFonts w:ascii="Times New Roman" w:hAnsi="Times New Roman" w:cs="Times New Roman"/>
          <w:lang w:val="en-IN"/>
        </w:rPr>
      </w:pPr>
      <w:r w:rsidRPr="00DC4319">
        <w:rPr>
          <w:rFonts w:ascii="Times New Roman" w:hAnsi="Times New Roman" w:cs="Times New Roman"/>
          <w:lang w:val="en-IN"/>
        </w:rPr>
        <w:t>Persistent Cookies </w:t>
      </w:r>
      <w:r w:rsidRPr="00627A62">
        <w:rPr>
          <w:rFonts w:ascii="Times New Roman" w:hAnsi="Times New Roman" w:cs="Times New Roman"/>
          <w:lang w:val="en-IN"/>
        </w:rPr>
        <w:t>-</w:t>
      </w:r>
      <w:r w:rsidRPr="00DC4319">
        <w:rPr>
          <w:rFonts w:ascii="Times New Roman" w:hAnsi="Times New Roman" w:cs="Times New Roman"/>
          <w:lang w:val="en-IN"/>
        </w:rPr>
        <w:t xml:space="preserve"> remain on your device for a defined period or until manually deleted</w:t>
      </w:r>
    </w:p>
    <w:p w14:paraId="13215AA0" w14:textId="0992BEEC" w:rsidR="00DC4319" w:rsidRPr="00DC4319" w:rsidRDefault="00DC4319" w:rsidP="00DC4319">
      <w:pPr>
        <w:spacing w:line="276" w:lineRule="auto"/>
        <w:rPr>
          <w:rFonts w:ascii="Times New Roman" w:hAnsi="Times New Roman" w:cs="Times New Roman"/>
          <w:b/>
          <w:bCs/>
          <w:lang w:val="en-IN"/>
        </w:rPr>
      </w:pPr>
      <w:r w:rsidRPr="00DC4319">
        <w:rPr>
          <w:rFonts w:ascii="Times New Roman" w:hAnsi="Times New Roman" w:cs="Times New Roman"/>
          <w:b/>
          <w:bCs/>
          <w:lang w:val="en-IN"/>
        </w:rPr>
        <w:lastRenderedPageBreak/>
        <w:t>Categories of Cookies Used</w:t>
      </w:r>
    </w:p>
    <w:p w14:paraId="019E77E2" w14:textId="5DB3248C" w:rsidR="00DC4319" w:rsidRPr="00DC4319" w:rsidRDefault="00DC4319" w:rsidP="00DC4319">
      <w:pPr>
        <w:spacing w:line="276" w:lineRule="auto"/>
        <w:rPr>
          <w:rFonts w:ascii="Times New Roman" w:hAnsi="Times New Roman" w:cs="Times New Roman"/>
          <w:i/>
          <w:iCs/>
          <w:u w:val="single"/>
          <w:lang w:val="en-IN"/>
        </w:rPr>
      </w:pPr>
      <w:r w:rsidRPr="00DC4319">
        <w:rPr>
          <w:rFonts w:ascii="Times New Roman" w:hAnsi="Times New Roman" w:cs="Times New Roman"/>
          <w:i/>
          <w:iCs/>
          <w:u w:val="single"/>
          <w:lang w:val="en-IN"/>
        </w:rPr>
        <w:t>Strictly Necessary Cookies</w:t>
      </w:r>
    </w:p>
    <w:p w14:paraId="3769BEB7" w14:textId="77777777" w:rsidR="00DC4319" w:rsidRPr="00DC4319" w:rsidRDefault="00DC4319" w:rsidP="00DC4319">
      <w:pPr>
        <w:spacing w:line="276" w:lineRule="auto"/>
        <w:rPr>
          <w:rFonts w:ascii="Times New Roman" w:hAnsi="Times New Roman" w:cs="Times New Roman"/>
          <w:lang w:val="en-IN"/>
        </w:rPr>
      </w:pPr>
      <w:r w:rsidRPr="00DC4319">
        <w:rPr>
          <w:rFonts w:ascii="Times New Roman" w:hAnsi="Times New Roman" w:cs="Times New Roman"/>
          <w:b/>
          <w:bCs/>
          <w:lang w:val="en-IN"/>
        </w:rPr>
        <w:t>Purpose:</w:t>
      </w:r>
      <w:r w:rsidRPr="00DC4319">
        <w:rPr>
          <w:rFonts w:ascii="Times New Roman" w:hAnsi="Times New Roman" w:cs="Times New Roman"/>
          <w:lang w:val="en-IN"/>
        </w:rPr>
        <w:t> These Cookies are essential for the Platform to function. They enable core features such as login authentication, secure session management, account dashboard access at https://www.take.health/dashboard, and navigation between pages. The Platform cannot function properly without them.</w:t>
      </w:r>
    </w:p>
    <w:p w14:paraId="6EC6535D" w14:textId="2BD444D0" w:rsidR="00DC4319" w:rsidRPr="00DC4319" w:rsidRDefault="00DC4319" w:rsidP="00DC4319">
      <w:pPr>
        <w:spacing w:line="276" w:lineRule="auto"/>
        <w:rPr>
          <w:rFonts w:ascii="Times New Roman" w:hAnsi="Times New Roman" w:cs="Times New Roman"/>
          <w:lang w:val="en-IN"/>
        </w:rPr>
      </w:pPr>
      <w:r w:rsidRPr="00DC4319">
        <w:rPr>
          <w:rFonts w:ascii="Times New Roman" w:hAnsi="Times New Roman" w:cs="Times New Roman"/>
          <w:b/>
          <w:bCs/>
          <w:lang w:val="en-IN"/>
        </w:rPr>
        <w:t>Consent Required:</w:t>
      </w:r>
      <w:r w:rsidRPr="00DC4319">
        <w:rPr>
          <w:rFonts w:ascii="Times New Roman" w:hAnsi="Times New Roman" w:cs="Times New Roman"/>
          <w:lang w:val="en-IN"/>
        </w:rPr>
        <w:t xml:space="preserve"> No </w:t>
      </w:r>
      <w:r w:rsidRPr="00627A62">
        <w:rPr>
          <w:rFonts w:ascii="Times New Roman" w:hAnsi="Times New Roman" w:cs="Times New Roman"/>
          <w:lang w:val="en-IN"/>
        </w:rPr>
        <w:t>-</w:t>
      </w:r>
      <w:r w:rsidRPr="00DC4319">
        <w:rPr>
          <w:rFonts w:ascii="Times New Roman" w:hAnsi="Times New Roman" w:cs="Times New Roman"/>
          <w:lang w:val="en-IN"/>
        </w:rPr>
        <w:t xml:space="preserve"> these are deployed without consent on the basis that they are technically indispensable to the service you have requested. This is consistent with the DPDPA 2023's approach that processing necessary for the performance of a contract does not require separate consent.</w:t>
      </w:r>
    </w:p>
    <w:p w14:paraId="4978F6C5" w14:textId="77777777" w:rsidR="00DC4319" w:rsidRPr="00DC4319" w:rsidRDefault="00DC4319" w:rsidP="00DC4319">
      <w:pPr>
        <w:spacing w:line="276" w:lineRule="auto"/>
        <w:rPr>
          <w:rFonts w:ascii="Times New Roman" w:hAnsi="Times New Roman" w:cs="Times New Roman"/>
          <w:lang w:val="en-IN"/>
        </w:rPr>
      </w:pPr>
      <w:r w:rsidRPr="00DC4319">
        <w:rPr>
          <w:rFonts w:ascii="Times New Roman" w:hAnsi="Times New Roman" w:cs="Times New Roman"/>
          <w:b/>
          <w:bCs/>
          <w:lang w:val="en-IN"/>
        </w:rPr>
        <w:t>Examples:</w:t>
      </w:r>
    </w:p>
    <w:p w14:paraId="409FB144" w14:textId="77777777" w:rsidR="00DC4319" w:rsidRPr="00DC4319" w:rsidRDefault="00DC4319" w:rsidP="00DC4319">
      <w:pPr>
        <w:numPr>
          <w:ilvl w:val="0"/>
          <w:numId w:val="52"/>
        </w:numPr>
        <w:spacing w:line="276" w:lineRule="auto"/>
        <w:rPr>
          <w:rFonts w:ascii="Times New Roman" w:hAnsi="Times New Roman" w:cs="Times New Roman"/>
          <w:lang w:val="en-IN"/>
        </w:rPr>
      </w:pPr>
      <w:r w:rsidRPr="00DC4319">
        <w:rPr>
          <w:rFonts w:ascii="Times New Roman" w:hAnsi="Times New Roman" w:cs="Times New Roman"/>
          <w:lang w:val="en-IN"/>
        </w:rPr>
        <w:t>Session authentication tokens for the user dashboard</w:t>
      </w:r>
    </w:p>
    <w:p w14:paraId="49606567" w14:textId="77777777" w:rsidR="00DC4319" w:rsidRPr="00DC4319" w:rsidRDefault="00DC4319" w:rsidP="00DC4319">
      <w:pPr>
        <w:numPr>
          <w:ilvl w:val="0"/>
          <w:numId w:val="52"/>
        </w:numPr>
        <w:spacing w:line="276" w:lineRule="auto"/>
        <w:rPr>
          <w:rFonts w:ascii="Times New Roman" w:hAnsi="Times New Roman" w:cs="Times New Roman"/>
          <w:lang w:val="en-IN"/>
        </w:rPr>
      </w:pPr>
      <w:r w:rsidRPr="00DC4319">
        <w:rPr>
          <w:rFonts w:ascii="Times New Roman" w:hAnsi="Times New Roman" w:cs="Times New Roman"/>
          <w:lang w:val="en-IN"/>
        </w:rPr>
        <w:t>Security cookies (CSRF tokens) preventing cross-site request forgery</w:t>
      </w:r>
    </w:p>
    <w:p w14:paraId="121F093F" w14:textId="77777777" w:rsidR="00DC4319" w:rsidRPr="00DC4319" w:rsidRDefault="00DC4319" w:rsidP="00DC4319">
      <w:pPr>
        <w:numPr>
          <w:ilvl w:val="0"/>
          <w:numId w:val="52"/>
        </w:numPr>
        <w:spacing w:line="276" w:lineRule="auto"/>
        <w:rPr>
          <w:rFonts w:ascii="Times New Roman" w:hAnsi="Times New Roman" w:cs="Times New Roman"/>
          <w:lang w:val="en-IN"/>
        </w:rPr>
      </w:pPr>
      <w:r w:rsidRPr="00DC4319">
        <w:rPr>
          <w:rFonts w:ascii="Times New Roman" w:hAnsi="Times New Roman" w:cs="Times New Roman"/>
          <w:lang w:val="en-IN"/>
        </w:rPr>
        <w:t>Load balancing cookies to ensure consistent server performance</w:t>
      </w:r>
    </w:p>
    <w:p w14:paraId="4BB26DC8" w14:textId="77777777" w:rsidR="00DC4319" w:rsidRPr="00DC4319" w:rsidRDefault="00DC4319" w:rsidP="00DC4319">
      <w:pPr>
        <w:numPr>
          <w:ilvl w:val="0"/>
          <w:numId w:val="52"/>
        </w:numPr>
        <w:spacing w:line="276" w:lineRule="auto"/>
        <w:rPr>
          <w:rFonts w:ascii="Times New Roman" w:hAnsi="Times New Roman" w:cs="Times New Roman"/>
          <w:lang w:val="en-IN"/>
        </w:rPr>
      </w:pPr>
      <w:r w:rsidRPr="00DC4319">
        <w:rPr>
          <w:rFonts w:ascii="Times New Roman" w:hAnsi="Times New Roman" w:cs="Times New Roman"/>
          <w:lang w:val="en-IN"/>
        </w:rPr>
        <w:t>Cookie consent preference storage (so your consent choices are remembered)</w:t>
      </w:r>
    </w:p>
    <w:p w14:paraId="172A7ED4" w14:textId="666E0942" w:rsidR="00DC4319" w:rsidRPr="00DC4319" w:rsidRDefault="00DC4319" w:rsidP="00DC4319">
      <w:pPr>
        <w:spacing w:line="276" w:lineRule="auto"/>
        <w:rPr>
          <w:rFonts w:ascii="Times New Roman" w:hAnsi="Times New Roman" w:cs="Times New Roman"/>
          <w:lang w:val="en-IN"/>
        </w:rPr>
      </w:pPr>
      <w:r w:rsidRPr="00DC4319">
        <w:rPr>
          <w:rFonts w:ascii="Times New Roman" w:hAnsi="Times New Roman" w:cs="Times New Roman"/>
          <w:b/>
          <w:bCs/>
          <w:lang w:val="en-IN"/>
        </w:rPr>
        <w:t>Retention:</w:t>
      </w:r>
      <w:r w:rsidRPr="00DC4319">
        <w:rPr>
          <w:rFonts w:ascii="Times New Roman" w:hAnsi="Times New Roman" w:cs="Times New Roman"/>
          <w:lang w:val="en-IN"/>
        </w:rPr>
        <w:t> Session duration or up to </w:t>
      </w:r>
      <w:r w:rsidR="00B542D9">
        <w:rPr>
          <w:rFonts w:ascii="Times New Roman" w:hAnsi="Times New Roman" w:cs="Times New Roman"/>
          <w:lang w:val="en-IN"/>
        </w:rPr>
        <w:t>180</w:t>
      </w:r>
      <w:r w:rsidRPr="00DC4319">
        <w:rPr>
          <w:rFonts w:ascii="Times New Roman" w:hAnsi="Times New Roman" w:cs="Times New Roman"/>
          <w:lang w:val="en-IN"/>
        </w:rPr>
        <w:t> days for security purposes.</w:t>
      </w:r>
    </w:p>
    <w:p w14:paraId="29376E62" w14:textId="0960A3C0" w:rsidR="00DC4319" w:rsidRPr="00DC4319" w:rsidRDefault="00DC4319" w:rsidP="00DC4319">
      <w:pPr>
        <w:spacing w:line="276" w:lineRule="auto"/>
        <w:rPr>
          <w:rFonts w:ascii="Times New Roman" w:hAnsi="Times New Roman" w:cs="Times New Roman"/>
          <w:i/>
          <w:iCs/>
          <w:u w:val="single"/>
          <w:lang w:val="en-IN"/>
        </w:rPr>
      </w:pPr>
      <w:r w:rsidRPr="00DC4319">
        <w:rPr>
          <w:rFonts w:ascii="Times New Roman" w:hAnsi="Times New Roman" w:cs="Times New Roman"/>
          <w:i/>
          <w:iCs/>
          <w:u w:val="single"/>
          <w:lang w:val="en-IN"/>
        </w:rPr>
        <w:t>Functional / Preference Cookies</w:t>
      </w:r>
    </w:p>
    <w:p w14:paraId="4E926165" w14:textId="77777777" w:rsidR="00DC4319" w:rsidRPr="00DC4319" w:rsidRDefault="00DC4319" w:rsidP="00DC4319">
      <w:pPr>
        <w:spacing w:line="276" w:lineRule="auto"/>
        <w:rPr>
          <w:rFonts w:ascii="Times New Roman" w:hAnsi="Times New Roman" w:cs="Times New Roman"/>
          <w:lang w:val="en-IN"/>
        </w:rPr>
      </w:pPr>
      <w:r w:rsidRPr="00DC4319">
        <w:rPr>
          <w:rFonts w:ascii="Times New Roman" w:hAnsi="Times New Roman" w:cs="Times New Roman"/>
          <w:b/>
          <w:bCs/>
          <w:lang w:val="en-IN"/>
        </w:rPr>
        <w:t>Purpose:</w:t>
      </w:r>
      <w:r w:rsidRPr="00DC4319">
        <w:rPr>
          <w:rFonts w:ascii="Times New Roman" w:hAnsi="Times New Roman" w:cs="Times New Roman"/>
          <w:lang w:val="en-IN"/>
        </w:rPr>
        <w:t> These Cookies remember your preferences and personalise your experience on the Platform, including language settings, display preferences, previously completed onboarding steps, and health dashboard configurations.</w:t>
      </w:r>
    </w:p>
    <w:p w14:paraId="60AF3795" w14:textId="75029F57" w:rsidR="00DC4319" w:rsidRPr="00DC4319" w:rsidRDefault="00DC4319" w:rsidP="00DC4319">
      <w:pPr>
        <w:spacing w:line="276" w:lineRule="auto"/>
        <w:rPr>
          <w:rFonts w:ascii="Times New Roman" w:hAnsi="Times New Roman" w:cs="Times New Roman"/>
          <w:lang w:val="en-IN"/>
        </w:rPr>
      </w:pPr>
      <w:r w:rsidRPr="00DC4319">
        <w:rPr>
          <w:rFonts w:ascii="Times New Roman" w:hAnsi="Times New Roman" w:cs="Times New Roman"/>
          <w:b/>
          <w:bCs/>
          <w:lang w:val="en-IN"/>
        </w:rPr>
        <w:t>Consent Required:</w:t>
      </w:r>
      <w:r w:rsidRPr="00DC4319">
        <w:rPr>
          <w:rFonts w:ascii="Times New Roman" w:hAnsi="Times New Roman" w:cs="Times New Roman"/>
          <w:lang w:val="en-IN"/>
        </w:rPr>
        <w:t xml:space="preserve"> Yes </w:t>
      </w:r>
      <w:r w:rsidRPr="00627A62">
        <w:rPr>
          <w:rFonts w:ascii="Times New Roman" w:hAnsi="Times New Roman" w:cs="Times New Roman"/>
          <w:lang w:val="en-IN"/>
        </w:rPr>
        <w:t>-</w:t>
      </w:r>
      <w:r w:rsidRPr="00DC4319">
        <w:rPr>
          <w:rFonts w:ascii="Times New Roman" w:hAnsi="Times New Roman" w:cs="Times New Roman"/>
          <w:lang w:val="en-IN"/>
        </w:rPr>
        <w:t xml:space="preserve"> deployed only upon your affirmative opt-in consent.</w:t>
      </w:r>
    </w:p>
    <w:p w14:paraId="3CF42B71" w14:textId="77777777" w:rsidR="00DC4319" w:rsidRPr="00DC4319" w:rsidRDefault="00DC4319" w:rsidP="00DC4319">
      <w:pPr>
        <w:spacing w:line="276" w:lineRule="auto"/>
        <w:rPr>
          <w:rFonts w:ascii="Times New Roman" w:hAnsi="Times New Roman" w:cs="Times New Roman"/>
          <w:lang w:val="en-IN"/>
        </w:rPr>
      </w:pPr>
      <w:r w:rsidRPr="00DC4319">
        <w:rPr>
          <w:rFonts w:ascii="Times New Roman" w:hAnsi="Times New Roman" w:cs="Times New Roman"/>
          <w:b/>
          <w:bCs/>
          <w:lang w:val="en-IN"/>
        </w:rPr>
        <w:t>Examples:</w:t>
      </w:r>
    </w:p>
    <w:p w14:paraId="7E335F7F" w14:textId="77777777" w:rsidR="00DC4319" w:rsidRPr="00DC4319" w:rsidRDefault="00DC4319" w:rsidP="00DC4319">
      <w:pPr>
        <w:numPr>
          <w:ilvl w:val="0"/>
          <w:numId w:val="53"/>
        </w:numPr>
        <w:spacing w:line="276" w:lineRule="auto"/>
        <w:rPr>
          <w:rFonts w:ascii="Times New Roman" w:hAnsi="Times New Roman" w:cs="Times New Roman"/>
          <w:lang w:val="en-IN"/>
        </w:rPr>
      </w:pPr>
      <w:r w:rsidRPr="00DC4319">
        <w:rPr>
          <w:rFonts w:ascii="Times New Roman" w:hAnsi="Times New Roman" w:cs="Times New Roman"/>
          <w:lang w:val="en-IN"/>
        </w:rPr>
        <w:t>Language/locale preference storage</w:t>
      </w:r>
    </w:p>
    <w:p w14:paraId="13E375FD" w14:textId="77777777" w:rsidR="00DC4319" w:rsidRPr="00DC4319" w:rsidRDefault="00DC4319" w:rsidP="00DC4319">
      <w:pPr>
        <w:numPr>
          <w:ilvl w:val="0"/>
          <w:numId w:val="53"/>
        </w:numPr>
        <w:spacing w:line="276" w:lineRule="auto"/>
        <w:rPr>
          <w:rFonts w:ascii="Times New Roman" w:hAnsi="Times New Roman" w:cs="Times New Roman"/>
          <w:lang w:val="en-IN"/>
        </w:rPr>
      </w:pPr>
      <w:r w:rsidRPr="00DC4319">
        <w:rPr>
          <w:rFonts w:ascii="Times New Roman" w:hAnsi="Times New Roman" w:cs="Times New Roman"/>
          <w:lang w:val="en-IN"/>
        </w:rPr>
        <w:t>User interface theme preferences (e.g., dark/high-contrast mode for accessibility)</w:t>
      </w:r>
    </w:p>
    <w:p w14:paraId="18321F23" w14:textId="77777777" w:rsidR="00DC4319" w:rsidRPr="00DC4319" w:rsidRDefault="00DC4319" w:rsidP="00DC4319">
      <w:pPr>
        <w:numPr>
          <w:ilvl w:val="0"/>
          <w:numId w:val="53"/>
        </w:numPr>
        <w:spacing w:line="276" w:lineRule="auto"/>
        <w:rPr>
          <w:rFonts w:ascii="Times New Roman" w:hAnsi="Times New Roman" w:cs="Times New Roman"/>
          <w:lang w:val="en-IN"/>
        </w:rPr>
      </w:pPr>
      <w:r w:rsidRPr="00DC4319">
        <w:rPr>
          <w:rFonts w:ascii="Times New Roman" w:hAnsi="Times New Roman" w:cs="Times New Roman"/>
          <w:lang w:val="en-IN"/>
        </w:rPr>
        <w:t>Health goal and wellness preference settings</w:t>
      </w:r>
    </w:p>
    <w:p w14:paraId="55E14C58" w14:textId="77777777" w:rsidR="00DC4319" w:rsidRPr="00DC4319" w:rsidRDefault="00DC4319" w:rsidP="00DC4319">
      <w:pPr>
        <w:numPr>
          <w:ilvl w:val="0"/>
          <w:numId w:val="53"/>
        </w:numPr>
        <w:spacing w:line="276" w:lineRule="auto"/>
        <w:rPr>
          <w:rFonts w:ascii="Times New Roman" w:hAnsi="Times New Roman" w:cs="Times New Roman"/>
          <w:lang w:val="en-IN"/>
        </w:rPr>
      </w:pPr>
      <w:r w:rsidRPr="00DC4319">
        <w:rPr>
          <w:rFonts w:ascii="Times New Roman" w:hAnsi="Times New Roman" w:cs="Times New Roman"/>
          <w:lang w:val="en-IN"/>
        </w:rPr>
        <w:t>Partially completed health questionnaire session storage</w:t>
      </w:r>
    </w:p>
    <w:p w14:paraId="3F3AA283" w14:textId="3618F479" w:rsidR="00DC4319" w:rsidRPr="00DC4319" w:rsidRDefault="00DC4319" w:rsidP="00DC4319">
      <w:pPr>
        <w:spacing w:line="276" w:lineRule="auto"/>
        <w:rPr>
          <w:rFonts w:ascii="Times New Roman" w:hAnsi="Times New Roman" w:cs="Times New Roman"/>
          <w:lang w:val="en-IN"/>
        </w:rPr>
      </w:pPr>
      <w:r w:rsidRPr="00DC4319">
        <w:rPr>
          <w:rFonts w:ascii="Times New Roman" w:hAnsi="Times New Roman" w:cs="Times New Roman"/>
          <w:b/>
          <w:bCs/>
          <w:lang w:val="en-IN"/>
        </w:rPr>
        <w:t>Retention:</w:t>
      </w:r>
      <w:r w:rsidRPr="00DC4319">
        <w:rPr>
          <w:rFonts w:ascii="Times New Roman" w:hAnsi="Times New Roman" w:cs="Times New Roman"/>
          <w:lang w:val="en-IN"/>
        </w:rPr>
        <w:t> Up to </w:t>
      </w:r>
      <w:r w:rsidR="00B542D9">
        <w:rPr>
          <w:rFonts w:ascii="Times New Roman" w:hAnsi="Times New Roman" w:cs="Times New Roman"/>
          <w:lang w:val="en-IN"/>
        </w:rPr>
        <w:t>6</w:t>
      </w:r>
      <w:r w:rsidRPr="00DC4319">
        <w:rPr>
          <w:rFonts w:ascii="Times New Roman" w:hAnsi="Times New Roman" w:cs="Times New Roman"/>
          <w:lang w:val="en-IN"/>
        </w:rPr>
        <w:t> months or until consent is withdrawn.</w:t>
      </w:r>
    </w:p>
    <w:p w14:paraId="13A15C37" w14:textId="00A7C804" w:rsidR="00DC4319" w:rsidRPr="00DC4319" w:rsidRDefault="00DC4319" w:rsidP="00DC4319">
      <w:pPr>
        <w:spacing w:line="276" w:lineRule="auto"/>
        <w:rPr>
          <w:rFonts w:ascii="Times New Roman" w:hAnsi="Times New Roman" w:cs="Times New Roman"/>
          <w:i/>
          <w:iCs/>
          <w:u w:val="single"/>
          <w:lang w:val="en-IN"/>
        </w:rPr>
      </w:pPr>
      <w:r w:rsidRPr="00DC4319">
        <w:rPr>
          <w:rFonts w:ascii="Times New Roman" w:hAnsi="Times New Roman" w:cs="Times New Roman"/>
          <w:i/>
          <w:iCs/>
          <w:u w:val="single"/>
          <w:lang w:val="en-IN"/>
        </w:rPr>
        <w:t>Analytics &amp; Performance Cookies</w:t>
      </w:r>
    </w:p>
    <w:p w14:paraId="305B67B9" w14:textId="55158A6D" w:rsidR="00DC4319" w:rsidRPr="00DC4319" w:rsidRDefault="00DC4319" w:rsidP="00DC4319">
      <w:pPr>
        <w:spacing w:line="276" w:lineRule="auto"/>
        <w:rPr>
          <w:rFonts w:ascii="Times New Roman" w:hAnsi="Times New Roman" w:cs="Times New Roman"/>
          <w:lang w:val="en-IN"/>
        </w:rPr>
      </w:pPr>
      <w:r w:rsidRPr="00DC4319">
        <w:rPr>
          <w:rFonts w:ascii="Times New Roman" w:hAnsi="Times New Roman" w:cs="Times New Roman"/>
          <w:b/>
          <w:bCs/>
          <w:lang w:val="en-IN"/>
        </w:rPr>
        <w:t>Purpose:</w:t>
      </w:r>
      <w:r w:rsidRPr="00DC4319">
        <w:rPr>
          <w:rFonts w:ascii="Times New Roman" w:hAnsi="Times New Roman" w:cs="Times New Roman"/>
          <w:lang w:val="en-IN"/>
        </w:rPr>
        <w:t> These Cookies collect anonymised or pseudonymised data about how Users navigate and interact with the Platform which pages are visited, how long Users spend on each section, error rates, and Platform performance metrics. This data helps the Company improve the Platform's functionality, user experience, and AI output quality.</w:t>
      </w:r>
    </w:p>
    <w:p w14:paraId="3DA6F175" w14:textId="449BA487" w:rsidR="00DC4319" w:rsidRPr="00DC4319" w:rsidRDefault="00DC4319" w:rsidP="00DC4319">
      <w:pPr>
        <w:spacing w:line="276" w:lineRule="auto"/>
        <w:rPr>
          <w:rFonts w:ascii="Times New Roman" w:hAnsi="Times New Roman" w:cs="Times New Roman"/>
          <w:lang w:val="en-IN"/>
        </w:rPr>
      </w:pPr>
      <w:r w:rsidRPr="00DC4319">
        <w:rPr>
          <w:rFonts w:ascii="Times New Roman" w:hAnsi="Times New Roman" w:cs="Times New Roman"/>
          <w:b/>
          <w:bCs/>
          <w:lang w:val="en-IN"/>
        </w:rPr>
        <w:t>Consent Required:</w:t>
      </w:r>
      <w:r w:rsidRPr="00DC4319">
        <w:rPr>
          <w:rFonts w:ascii="Times New Roman" w:hAnsi="Times New Roman" w:cs="Times New Roman"/>
          <w:lang w:val="en-IN"/>
        </w:rPr>
        <w:t> Yes</w:t>
      </w:r>
      <w:r w:rsidRPr="00627A62">
        <w:rPr>
          <w:rFonts w:ascii="Times New Roman" w:hAnsi="Times New Roman" w:cs="Times New Roman"/>
          <w:lang w:val="en-IN"/>
        </w:rPr>
        <w:t>.</w:t>
      </w:r>
      <w:r w:rsidRPr="00DC4319">
        <w:rPr>
          <w:rFonts w:ascii="Times New Roman" w:hAnsi="Times New Roman" w:cs="Times New Roman"/>
          <w:lang w:val="en-IN"/>
        </w:rPr>
        <w:t xml:space="preserve"> deployed only upon your affirmative opt-in consent.</w:t>
      </w:r>
    </w:p>
    <w:p w14:paraId="4889F9C2" w14:textId="77777777" w:rsidR="00DC4319" w:rsidRPr="00DC4319" w:rsidRDefault="00DC4319" w:rsidP="00DC4319">
      <w:pPr>
        <w:spacing w:line="276" w:lineRule="auto"/>
        <w:rPr>
          <w:rFonts w:ascii="Times New Roman" w:hAnsi="Times New Roman" w:cs="Times New Roman"/>
          <w:lang w:val="en-IN"/>
        </w:rPr>
      </w:pPr>
      <w:r w:rsidRPr="00DC4319">
        <w:rPr>
          <w:rFonts w:ascii="Times New Roman" w:hAnsi="Times New Roman" w:cs="Times New Roman"/>
          <w:b/>
          <w:bCs/>
          <w:lang w:val="en-IN"/>
        </w:rPr>
        <w:t>Third-Party Tools Used:</w:t>
      </w:r>
    </w:p>
    <w:p w14:paraId="703F62A9" w14:textId="7D14D32E" w:rsidR="00DC4319" w:rsidRPr="00DC4319" w:rsidDel="00F33787" w:rsidRDefault="00F33787" w:rsidP="00DC4319">
      <w:pPr>
        <w:numPr>
          <w:ilvl w:val="0"/>
          <w:numId w:val="54"/>
        </w:numPr>
        <w:spacing w:line="276" w:lineRule="auto"/>
        <w:rPr>
          <w:del w:id="841" w:author="USER" w:date="2026-04-16T15:36:00Z"/>
          <w:rFonts w:ascii="Times New Roman" w:hAnsi="Times New Roman" w:cs="Times New Roman"/>
          <w:lang w:val="en-IN"/>
        </w:rPr>
      </w:pPr>
      <w:ins w:id="842" w:author="USER" w:date="2026-04-16T15:36:00Z">
        <w:r w:rsidRPr="00DC4319" w:rsidDel="00F33787">
          <w:rPr>
            <w:rFonts w:ascii="Times New Roman" w:hAnsi="Times New Roman" w:cs="Times New Roman"/>
            <w:lang w:val="en-IN"/>
          </w:rPr>
          <w:t xml:space="preserve"> </w:t>
        </w:r>
      </w:ins>
      <w:del w:id="843" w:author="USER" w:date="2026-04-16T15:36:00Z">
        <w:r w:rsidR="00DC4319" w:rsidRPr="00DC4319" w:rsidDel="00F33787">
          <w:rPr>
            <w:rFonts w:ascii="Times New Roman" w:hAnsi="Times New Roman" w:cs="Times New Roman"/>
            <w:lang w:val="en-IN"/>
          </w:rPr>
          <w:delText>Google Analytics 4 </w:delText>
        </w:r>
        <w:r w:rsidR="00DC4319" w:rsidRPr="00627A62" w:rsidDel="00F33787">
          <w:rPr>
            <w:rFonts w:ascii="Times New Roman" w:hAnsi="Times New Roman" w:cs="Times New Roman"/>
            <w:lang w:val="en-IN"/>
          </w:rPr>
          <w:delText>-</w:delText>
        </w:r>
        <w:r w:rsidR="00DC4319" w:rsidRPr="00DC4319" w:rsidDel="00F33787">
          <w:rPr>
            <w:rFonts w:ascii="Times New Roman" w:hAnsi="Times New Roman" w:cs="Times New Roman"/>
            <w:lang w:val="en-IN"/>
          </w:rPr>
          <w:delText xml:space="preserve"> page visit tracking, user journey analysis</w:delText>
        </w:r>
      </w:del>
    </w:p>
    <w:p w14:paraId="4AB8EFC5" w14:textId="1B2A39D2" w:rsidR="00DC4319" w:rsidRPr="00DC4319" w:rsidRDefault="00DC4319" w:rsidP="00DC4319">
      <w:pPr>
        <w:numPr>
          <w:ilvl w:val="0"/>
          <w:numId w:val="54"/>
        </w:numPr>
        <w:spacing w:line="276" w:lineRule="auto"/>
        <w:rPr>
          <w:rFonts w:ascii="Times New Roman" w:hAnsi="Times New Roman" w:cs="Times New Roman"/>
          <w:lang w:val="en-IN"/>
        </w:rPr>
      </w:pPr>
      <w:r w:rsidRPr="00DC4319">
        <w:rPr>
          <w:rFonts w:ascii="Times New Roman" w:hAnsi="Times New Roman" w:cs="Times New Roman"/>
          <w:lang w:val="en-IN"/>
        </w:rPr>
        <w:t xml:space="preserve">[Other Analytics Tool </w:t>
      </w:r>
      <w:r w:rsidRPr="00627A62">
        <w:rPr>
          <w:rFonts w:ascii="Times New Roman" w:hAnsi="Times New Roman" w:cs="Times New Roman"/>
          <w:lang w:val="en-IN"/>
        </w:rPr>
        <w:t>-</w:t>
      </w:r>
      <w:r w:rsidRPr="00DC4319">
        <w:rPr>
          <w:rFonts w:ascii="Times New Roman" w:hAnsi="Times New Roman" w:cs="Times New Roman"/>
          <w:lang w:val="en-IN"/>
        </w:rPr>
        <w:t xml:space="preserve"> heatmaps, session recording (anonymised)</w:t>
      </w:r>
    </w:p>
    <w:p w14:paraId="33D33481" w14:textId="2843763D" w:rsidR="00DC4319" w:rsidRPr="00DC4319" w:rsidRDefault="00DC4319" w:rsidP="00DC4319">
      <w:pPr>
        <w:numPr>
          <w:ilvl w:val="0"/>
          <w:numId w:val="54"/>
        </w:numPr>
        <w:spacing w:line="276" w:lineRule="auto"/>
        <w:rPr>
          <w:rFonts w:ascii="Times New Roman" w:hAnsi="Times New Roman" w:cs="Times New Roman"/>
          <w:lang w:val="en-IN"/>
        </w:rPr>
      </w:pPr>
      <w:r w:rsidRPr="00DC4319">
        <w:rPr>
          <w:rFonts w:ascii="Times New Roman" w:hAnsi="Times New Roman" w:cs="Times New Roman"/>
          <w:lang w:val="en-IN"/>
        </w:rPr>
        <w:t>[Performance Monitoring Tool</w:t>
      </w:r>
      <w:r w:rsidR="00B542D9">
        <w:rPr>
          <w:rFonts w:ascii="Times New Roman" w:hAnsi="Times New Roman" w:cs="Times New Roman"/>
          <w:lang w:val="en-IN"/>
        </w:rPr>
        <w:t xml:space="preserve">s, </w:t>
      </w:r>
      <w:r w:rsidRPr="00DC4319">
        <w:rPr>
          <w:rFonts w:ascii="Times New Roman" w:hAnsi="Times New Roman" w:cs="Times New Roman"/>
          <w:lang w:val="en-IN"/>
        </w:rPr>
        <w:t>server response times, error tracking</w:t>
      </w:r>
    </w:p>
    <w:p w14:paraId="48920DD5" w14:textId="77777777" w:rsidR="00DC4319" w:rsidRPr="00DC4319" w:rsidRDefault="00DC4319" w:rsidP="00DC4319">
      <w:pPr>
        <w:spacing w:line="276" w:lineRule="auto"/>
        <w:rPr>
          <w:rFonts w:ascii="Times New Roman" w:hAnsi="Times New Roman" w:cs="Times New Roman"/>
          <w:lang w:val="en-IN"/>
        </w:rPr>
      </w:pPr>
      <w:r w:rsidRPr="00DC4319">
        <w:rPr>
          <w:rFonts w:ascii="Times New Roman" w:hAnsi="Times New Roman" w:cs="Times New Roman"/>
          <w:b/>
          <w:bCs/>
          <w:lang w:val="en-IN"/>
        </w:rPr>
        <w:lastRenderedPageBreak/>
        <w:t>Important Notice for Health Platforms:</w:t>
      </w:r>
      <w:r w:rsidRPr="00DC4319">
        <w:rPr>
          <w:rFonts w:ascii="Times New Roman" w:hAnsi="Times New Roman" w:cs="Times New Roman"/>
          <w:lang w:val="en-IN"/>
        </w:rPr>
        <w:t> Even anonymised behavioural analytics on a health platform can constitute processing of health-related data patterns. The Company ensures that analytics data is aggregated and de-identified before any third-party processing occurs, and that no health-specific behavioural data (e.g., which health condition page was visited) is transmitted in an identifiable form to any analytics provider.</w:t>
      </w:r>
    </w:p>
    <w:p w14:paraId="26297D78" w14:textId="26029528" w:rsidR="00DC4319" w:rsidRPr="00DC4319" w:rsidRDefault="00DC4319" w:rsidP="00DC4319">
      <w:pPr>
        <w:spacing w:line="276" w:lineRule="auto"/>
        <w:rPr>
          <w:rFonts w:ascii="Times New Roman" w:hAnsi="Times New Roman" w:cs="Times New Roman"/>
          <w:lang w:val="en-IN"/>
        </w:rPr>
      </w:pPr>
      <w:r w:rsidRPr="00DC4319">
        <w:rPr>
          <w:rFonts w:ascii="Times New Roman" w:hAnsi="Times New Roman" w:cs="Times New Roman"/>
          <w:b/>
          <w:bCs/>
          <w:lang w:val="en-IN"/>
        </w:rPr>
        <w:t>Retention:</w:t>
      </w:r>
      <w:r w:rsidRPr="00DC4319">
        <w:rPr>
          <w:rFonts w:ascii="Times New Roman" w:hAnsi="Times New Roman" w:cs="Times New Roman"/>
          <w:lang w:val="en-IN"/>
        </w:rPr>
        <w:t> Up to </w:t>
      </w:r>
      <w:r w:rsidR="00B542D9">
        <w:rPr>
          <w:rFonts w:ascii="Times New Roman" w:hAnsi="Times New Roman" w:cs="Times New Roman"/>
          <w:lang w:val="en-IN"/>
        </w:rPr>
        <w:t>6</w:t>
      </w:r>
      <w:r w:rsidRPr="00DC4319">
        <w:rPr>
          <w:rFonts w:ascii="Times New Roman" w:hAnsi="Times New Roman" w:cs="Times New Roman"/>
          <w:lang w:val="en-IN"/>
        </w:rPr>
        <w:t> months.</w:t>
      </w:r>
    </w:p>
    <w:p w14:paraId="639FDBEF" w14:textId="17C2F99B" w:rsidR="00DC4319" w:rsidRPr="00DC4319" w:rsidRDefault="00DC4319" w:rsidP="00DC4319">
      <w:pPr>
        <w:spacing w:line="276" w:lineRule="auto"/>
        <w:rPr>
          <w:rFonts w:ascii="Times New Roman" w:hAnsi="Times New Roman" w:cs="Times New Roman"/>
          <w:i/>
          <w:iCs/>
          <w:u w:val="single"/>
          <w:lang w:val="en-IN"/>
        </w:rPr>
      </w:pPr>
      <w:r w:rsidRPr="00DC4319">
        <w:rPr>
          <w:rFonts w:ascii="Times New Roman" w:hAnsi="Times New Roman" w:cs="Times New Roman"/>
          <w:i/>
          <w:iCs/>
          <w:u w:val="single"/>
          <w:lang w:val="en-IN"/>
        </w:rPr>
        <w:t>AI Personalisation Cookies</w:t>
      </w:r>
    </w:p>
    <w:p w14:paraId="06C550AC" w14:textId="77777777" w:rsidR="00DC4319" w:rsidRPr="00DC4319" w:rsidRDefault="00DC4319" w:rsidP="00DC4319">
      <w:pPr>
        <w:spacing w:line="276" w:lineRule="auto"/>
        <w:rPr>
          <w:rFonts w:ascii="Times New Roman" w:hAnsi="Times New Roman" w:cs="Times New Roman"/>
          <w:lang w:val="en-IN"/>
        </w:rPr>
      </w:pPr>
      <w:r w:rsidRPr="00DC4319">
        <w:rPr>
          <w:rFonts w:ascii="Times New Roman" w:hAnsi="Times New Roman" w:cs="Times New Roman"/>
          <w:b/>
          <w:bCs/>
          <w:lang w:val="en-IN"/>
        </w:rPr>
        <w:t>Purpose:</w:t>
      </w:r>
      <w:r w:rsidRPr="00DC4319">
        <w:rPr>
          <w:rFonts w:ascii="Times New Roman" w:hAnsi="Times New Roman" w:cs="Times New Roman"/>
          <w:lang w:val="en-IN"/>
        </w:rPr>
        <w:t xml:space="preserve"> These Cookies are unique to </w:t>
      </w:r>
      <w:proofErr w:type="gramStart"/>
      <w:r w:rsidRPr="00DC4319">
        <w:rPr>
          <w:rFonts w:ascii="Times New Roman" w:hAnsi="Times New Roman" w:cs="Times New Roman"/>
          <w:lang w:val="en-IN"/>
        </w:rPr>
        <w:t>take.health</w:t>
      </w:r>
      <w:proofErr w:type="gramEnd"/>
      <w:r w:rsidRPr="00DC4319">
        <w:rPr>
          <w:rFonts w:ascii="Times New Roman" w:hAnsi="Times New Roman" w:cs="Times New Roman"/>
          <w:lang w:val="en-IN"/>
        </w:rPr>
        <w:t xml:space="preserve"> as an AI-driven health platform. They store session-level identifiers and interaction patterns that enable the Platform's AI/ML engine to personalise health insights, refine risk assessments over time, and improve the relevance of preventive health recommendations presented to the User.</w:t>
      </w:r>
    </w:p>
    <w:p w14:paraId="5AB478BA" w14:textId="18340A09" w:rsidR="00DC4319" w:rsidRPr="00DC4319" w:rsidRDefault="00DC4319" w:rsidP="00DC4319">
      <w:pPr>
        <w:spacing w:line="276" w:lineRule="auto"/>
        <w:rPr>
          <w:rFonts w:ascii="Times New Roman" w:hAnsi="Times New Roman" w:cs="Times New Roman"/>
          <w:lang w:val="en-IN"/>
        </w:rPr>
      </w:pPr>
      <w:r w:rsidRPr="00DC4319">
        <w:rPr>
          <w:rFonts w:ascii="Times New Roman" w:hAnsi="Times New Roman" w:cs="Times New Roman"/>
          <w:b/>
          <w:bCs/>
          <w:lang w:val="en-IN"/>
        </w:rPr>
        <w:t>Consent Required:</w:t>
      </w:r>
      <w:r w:rsidRPr="00DC4319">
        <w:rPr>
          <w:rFonts w:ascii="Times New Roman" w:hAnsi="Times New Roman" w:cs="Times New Roman"/>
          <w:lang w:val="en-IN"/>
        </w:rPr>
        <w:t> Yes</w:t>
      </w:r>
      <w:r w:rsidRPr="00627A62">
        <w:rPr>
          <w:rFonts w:ascii="Times New Roman" w:hAnsi="Times New Roman" w:cs="Times New Roman"/>
          <w:lang w:val="en-IN"/>
        </w:rPr>
        <w:t>,</w:t>
      </w:r>
      <w:r w:rsidRPr="00DC4319">
        <w:rPr>
          <w:rFonts w:ascii="Times New Roman" w:hAnsi="Times New Roman" w:cs="Times New Roman"/>
          <w:lang w:val="en-IN"/>
        </w:rPr>
        <w:t> explicit, granular opt-in consent required, given the sensitive health-data-proximate nature of this processing.</w:t>
      </w:r>
    </w:p>
    <w:p w14:paraId="588851C8" w14:textId="77777777" w:rsidR="00DC4319" w:rsidRPr="00DC4319" w:rsidRDefault="00DC4319" w:rsidP="00DC4319">
      <w:pPr>
        <w:spacing w:line="276" w:lineRule="auto"/>
        <w:rPr>
          <w:rFonts w:ascii="Times New Roman" w:hAnsi="Times New Roman" w:cs="Times New Roman"/>
          <w:lang w:val="en-IN"/>
        </w:rPr>
      </w:pPr>
      <w:r w:rsidRPr="00DC4319">
        <w:rPr>
          <w:rFonts w:ascii="Times New Roman" w:hAnsi="Times New Roman" w:cs="Times New Roman"/>
          <w:b/>
          <w:bCs/>
          <w:lang w:val="en-IN"/>
        </w:rPr>
        <w:t>What they do NOT do:</w:t>
      </w:r>
    </w:p>
    <w:p w14:paraId="00B65A2D" w14:textId="77777777" w:rsidR="00DC4319" w:rsidRPr="00DC4319" w:rsidRDefault="00DC4319" w:rsidP="00DC4319">
      <w:pPr>
        <w:numPr>
          <w:ilvl w:val="0"/>
          <w:numId w:val="55"/>
        </w:numPr>
        <w:spacing w:line="276" w:lineRule="auto"/>
        <w:rPr>
          <w:rFonts w:ascii="Times New Roman" w:hAnsi="Times New Roman" w:cs="Times New Roman"/>
          <w:lang w:val="en-IN"/>
        </w:rPr>
      </w:pPr>
      <w:r w:rsidRPr="00DC4319">
        <w:rPr>
          <w:rFonts w:ascii="Times New Roman" w:hAnsi="Times New Roman" w:cs="Times New Roman"/>
          <w:lang w:val="en-IN"/>
        </w:rPr>
        <w:t>They do not store raw health records or diagnostic data on your device</w:t>
      </w:r>
    </w:p>
    <w:p w14:paraId="6EAE0EC4" w14:textId="77777777" w:rsidR="00DC4319" w:rsidRPr="00DC4319" w:rsidRDefault="00DC4319" w:rsidP="00DC4319">
      <w:pPr>
        <w:numPr>
          <w:ilvl w:val="0"/>
          <w:numId w:val="55"/>
        </w:numPr>
        <w:spacing w:line="276" w:lineRule="auto"/>
        <w:rPr>
          <w:rFonts w:ascii="Times New Roman" w:hAnsi="Times New Roman" w:cs="Times New Roman"/>
          <w:lang w:val="en-IN"/>
        </w:rPr>
      </w:pPr>
      <w:r w:rsidRPr="00DC4319">
        <w:rPr>
          <w:rFonts w:ascii="Times New Roman" w:hAnsi="Times New Roman" w:cs="Times New Roman"/>
          <w:lang w:val="en-IN"/>
        </w:rPr>
        <w:t>They do not link your AI personalisation profile to advertising networks</w:t>
      </w:r>
    </w:p>
    <w:p w14:paraId="26796BAB" w14:textId="77777777" w:rsidR="00DC4319" w:rsidRPr="00DC4319" w:rsidRDefault="00DC4319" w:rsidP="00DC4319">
      <w:pPr>
        <w:numPr>
          <w:ilvl w:val="0"/>
          <w:numId w:val="55"/>
        </w:numPr>
        <w:spacing w:line="276" w:lineRule="auto"/>
        <w:rPr>
          <w:rFonts w:ascii="Times New Roman" w:hAnsi="Times New Roman" w:cs="Times New Roman"/>
          <w:lang w:val="en-IN"/>
        </w:rPr>
      </w:pPr>
      <w:r w:rsidRPr="00DC4319">
        <w:rPr>
          <w:rFonts w:ascii="Times New Roman" w:hAnsi="Times New Roman" w:cs="Times New Roman"/>
          <w:lang w:val="en-IN"/>
        </w:rPr>
        <w:t>They do not share your behavioural patterns with third-party AI vendors in an identifiable form without separate consent</w:t>
      </w:r>
    </w:p>
    <w:p w14:paraId="1B2444BB" w14:textId="22B6209E" w:rsidR="00DC4319" w:rsidRPr="00DC4319" w:rsidRDefault="00DC4319" w:rsidP="00DC4319">
      <w:pPr>
        <w:spacing w:line="276" w:lineRule="auto"/>
        <w:rPr>
          <w:rFonts w:ascii="Times New Roman" w:hAnsi="Times New Roman" w:cs="Times New Roman"/>
          <w:lang w:val="en-IN"/>
        </w:rPr>
      </w:pPr>
      <w:r w:rsidRPr="00DC4319">
        <w:rPr>
          <w:rFonts w:ascii="Times New Roman" w:hAnsi="Times New Roman" w:cs="Times New Roman"/>
          <w:b/>
          <w:bCs/>
          <w:lang w:val="en-IN"/>
        </w:rPr>
        <w:t>Retention:</w:t>
      </w:r>
      <w:r w:rsidRPr="00DC4319">
        <w:rPr>
          <w:rFonts w:ascii="Times New Roman" w:hAnsi="Times New Roman" w:cs="Times New Roman"/>
          <w:lang w:val="en-IN"/>
        </w:rPr>
        <w:t> Up to </w:t>
      </w:r>
      <w:r w:rsidR="00B542D9">
        <w:rPr>
          <w:rFonts w:ascii="Times New Roman" w:hAnsi="Times New Roman" w:cs="Times New Roman"/>
          <w:lang w:val="en-IN"/>
        </w:rPr>
        <w:t>6</w:t>
      </w:r>
      <w:r w:rsidRPr="00DC4319">
        <w:rPr>
          <w:rFonts w:ascii="Times New Roman" w:hAnsi="Times New Roman" w:cs="Times New Roman"/>
          <w:lang w:val="en-IN"/>
        </w:rPr>
        <w:t> months from last Platform interaction.</w:t>
      </w:r>
    </w:p>
    <w:p w14:paraId="5A52558B" w14:textId="1F71BD22" w:rsidR="00DC4319" w:rsidRPr="00DC4319" w:rsidRDefault="00DC4319" w:rsidP="00DC4319">
      <w:pPr>
        <w:spacing w:line="276" w:lineRule="auto"/>
        <w:rPr>
          <w:rFonts w:ascii="Times New Roman" w:hAnsi="Times New Roman" w:cs="Times New Roman"/>
          <w:i/>
          <w:iCs/>
          <w:u w:val="single"/>
          <w:lang w:val="en-IN"/>
        </w:rPr>
      </w:pPr>
      <w:r w:rsidRPr="00DC4319">
        <w:rPr>
          <w:rFonts w:ascii="Times New Roman" w:hAnsi="Times New Roman" w:cs="Times New Roman"/>
          <w:i/>
          <w:iCs/>
          <w:u w:val="single"/>
          <w:lang w:val="en-IN"/>
        </w:rPr>
        <w:t>Marketing &amp; Advertising Cookies</w:t>
      </w:r>
    </w:p>
    <w:p w14:paraId="23A891A9" w14:textId="77777777" w:rsidR="00DC4319" w:rsidRPr="00DC4319" w:rsidRDefault="00DC4319" w:rsidP="00DC4319">
      <w:pPr>
        <w:spacing w:line="276" w:lineRule="auto"/>
        <w:rPr>
          <w:rFonts w:ascii="Times New Roman" w:hAnsi="Times New Roman" w:cs="Times New Roman"/>
          <w:lang w:val="en-IN"/>
        </w:rPr>
      </w:pPr>
      <w:r w:rsidRPr="00DC4319">
        <w:rPr>
          <w:rFonts w:ascii="Times New Roman" w:hAnsi="Times New Roman" w:cs="Times New Roman"/>
          <w:b/>
          <w:bCs/>
          <w:lang w:val="en-IN"/>
        </w:rPr>
        <w:t>Purpose:</w:t>
      </w:r>
      <w:r w:rsidRPr="00DC4319">
        <w:rPr>
          <w:rFonts w:ascii="Times New Roman" w:hAnsi="Times New Roman" w:cs="Times New Roman"/>
          <w:lang w:val="en-IN"/>
        </w:rPr>
        <w:t> These Cookies track Users across the web to enable targeted advertising and marketing communications by the Company and its authorised marketing partners.</w:t>
      </w:r>
    </w:p>
    <w:p w14:paraId="14E8C3E8" w14:textId="38940443" w:rsidR="00DC4319" w:rsidRPr="00DC4319" w:rsidRDefault="00DC4319" w:rsidP="00DC4319">
      <w:pPr>
        <w:spacing w:line="276" w:lineRule="auto"/>
        <w:rPr>
          <w:rFonts w:ascii="Times New Roman" w:hAnsi="Times New Roman" w:cs="Times New Roman"/>
          <w:lang w:val="en-IN"/>
        </w:rPr>
      </w:pPr>
      <w:r w:rsidRPr="00DC4319">
        <w:rPr>
          <w:rFonts w:ascii="Times New Roman" w:hAnsi="Times New Roman" w:cs="Times New Roman"/>
          <w:b/>
          <w:bCs/>
          <w:lang w:val="en-IN"/>
        </w:rPr>
        <w:t>Consent Required:</w:t>
      </w:r>
      <w:r w:rsidRPr="00DC4319">
        <w:rPr>
          <w:rFonts w:ascii="Times New Roman" w:hAnsi="Times New Roman" w:cs="Times New Roman"/>
          <w:lang w:val="en-IN"/>
        </w:rPr>
        <w:t> Yes</w:t>
      </w:r>
      <w:r w:rsidRPr="00627A62">
        <w:rPr>
          <w:rFonts w:ascii="Times New Roman" w:hAnsi="Times New Roman" w:cs="Times New Roman"/>
          <w:lang w:val="en-IN"/>
        </w:rPr>
        <w:t>,</w:t>
      </w:r>
      <w:r w:rsidRPr="00DC4319">
        <w:rPr>
          <w:rFonts w:ascii="Times New Roman" w:hAnsi="Times New Roman" w:cs="Times New Roman"/>
          <w:lang w:val="en-IN"/>
        </w:rPr>
        <w:t xml:space="preserve"> explicit opt-in consent required.</w:t>
      </w:r>
    </w:p>
    <w:p w14:paraId="40B06802" w14:textId="77777777" w:rsidR="00DC4319" w:rsidRPr="00DC4319" w:rsidRDefault="00DC4319" w:rsidP="00DC4319">
      <w:pPr>
        <w:spacing w:line="276" w:lineRule="auto"/>
        <w:rPr>
          <w:rFonts w:ascii="Times New Roman" w:hAnsi="Times New Roman" w:cs="Times New Roman"/>
          <w:lang w:val="en-IN"/>
        </w:rPr>
      </w:pPr>
      <w:r w:rsidRPr="00DC4319">
        <w:rPr>
          <w:rFonts w:ascii="Times New Roman" w:hAnsi="Times New Roman" w:cs="Times New Roman"/>
          <w:b/>
          <w:bCs/>
          <w:lang w:val="en-IN"/>
        </w:rPr>
        <w:t>Third-Party Tools Used (if applicable):</w:t>
      </w:r>
    </w:p>
    <w:p w14:paraId="4A92EE91" w14:textId="77777777" w:rsidR="00DC4319" w:rsidRPr="00DC4319" w:rsidRDefault="00DC4319" w:rsidP="00DC4319">
      <w:pPr>
        <w:numPr>
          <w:ilvl w:val="0"/>
          <w:numId w:val="56"/>
        </w:numPr>
        <w:spacing w:line="276" w:lineRule="auto"/>
        <w:rPr>
          <w:rFonts w:ascii="Times New Roman" w:hAnsi="Times New Roman" w:cs="Times New Roman"/>
          <w:lang w:val="en-IN"/>
        </w:rPr>
      </w:pPr>
      <w:r w:rsidRPr="00DC4319">
        <w:rPr>
          <w:rFonts w:ascii="Times New Roman" w:hAnsi="Times New Roman" w:cs="Times New Roman"/>
          <w:lang w:val="en-IN"/>
        </w:rPr>
        <w:t>Meta Pixel</w:t>
      </w:r>
    </w:p>
    <w:p w14:paraId="01D7025A" w14:textId="77777777" w:rsidR="00DC4319" w:rsidRPr="00DC4319" w:rsidRDefault="00DC4319" w:rsidP="00DC4319">
      <w:pPr>
        <w:numPr>
          <w:ilvl w:val="0"/>
          <w:numId w:val="56"/>
        </w:numPr>
        <w:spacing w:line="276" w:lineRule="auto"/>
        <w:rPr>
          <w:rFonts w:ascii="Times New Roman" w:hAnsi="Times New Roman" w:cs="Times New Roman"/>
          <w:lang w:val="en-IN"/>
        </w:rPr>
      </w:pPr>
      <w:r w:rsidRPr="00DC4319">
        <w:rPr>
          <w:rFonts w:ascii="Times New Roman" w:hAnsi="Times New Roman" w:cs="Times New Roman"/>
          <w:lang w:val="en-IN"/>
        </w:rPr>
        <w:t>Google Ads / Google Tag Manager</w:t>
      </w:r>
    </w:p>
    <w:p w14:paraId="3081E9B9" w14:textId="028581FD" w:rsidR="00DC4319" w:rsidRPr="00DC4319" w:rsidRDefault="00DC4319" w:rsidP="00DC4319">
      <w:pPr>
        <w:numPr>
          <w:ilvl w:val="0"/>
          <w:numId w:val="56"/>
        </w:numPr>
        <w:spacing w:line="276" w:lineRule="auto"/>
        <w:rPr>
          <w:rFonts w:ascii="Times New Roman" w:hAnsi="Times New Roman" w:cs="Times New Roman"/>
          <w:lang w:val="en-IN"/>
        </w:rPr>
      </w:pPr>
      <w:r w:rsidRPr="00DC4319">
        <w:rPr>
          <w:rFonts w:ascii="Times New Roman" w:hAnsi="Times New Roman" w:cs="Times New Roman"/>
          <w:lang w:val="en-IN"/>
        </w:rPr>
        <w:t>Other Retargeting Tools</w:t>
      </w:r>
    </w:p>
    <w:p w14:paraId="02F02C70" w14:textId="77777777" w:rsidR="00DC4319" w:rsidRPr="00DC4319" w:rsidRDefault="00DC4319" w:rsidP="00DC4319">
      <w:pPr>
        <w:spacing w:line="276" w:lineRule="auto"/>
        <w:rPr>
          <w:rFonts w:ascii="Times New Roman" w:hAnsi="Times New Roman" w:cs="Times New Roman"/>
          <w:lang w:val="en-IN"/>
        </w:rPr>
      </w:pPr>
      <w:r w:rsidRPr="00DC4319">
        <w:rPr>
          <w:rFonts w:ascii="Times New Roman" w:hAnsi="Times New Roman" w:cs="Times New Roman"/>
          <w:b/>
          <w:bCs/>
          <w:lang w:val="en-IN"/>
        </w:rPr>
        <w:t>Important Notice:</w:t>
      </w:r>
      <w:r w:rsidRPr="00DC4319">
        <w:rPr>
          <w:rFonts w:ascii="Times New Roman" w:hAnsi="Times New Roman" w:cs="Times New Roman"/>
          <w:lang w:val="en-IN"/>
        </w:rPr>
        <w:t xml:space="preserve"> Given that </w:t>
      </w:r>
      <w:proofErr w:type="gramStart"/>
      <w:r w:rsidRPr="00DC4319">
        <w:rPr>
          <w:rFonts w:ascii="Times New Roman" w:hAnsi="Times New Roman" w:cs="Times New Roman"/>
          <w:lang w:val="en-IN"/>
        </w:rPr>
        <w:t>take.health</w:t>
      </w:r>
      <w:proofErr w:type="gramEnd"/>
      <w:r w:rsidRPr="00DC4319">
        <w:rPr>
          <w:rFonts w:ascii="Times New Roman" w:hAnsi="Times New Roman" w:cs="Times New Roman"/>
          <w:lang w:val="en-IN"/>
        </w:rPr>
        <w:t xml:space="preserve"> is a health platform, the Company is committed to ensuring that Marketing Cookies do NOT enable third-party advertisers to infer, derive, or profile Users' health conditions, medical histories, or wellness vulnerabilities for commercial targeting purposes. This would constitute processing of sensitive health data without adequate safeguards under the DPDPA 2023 and is absolutely prohibited.</w:t>
      </w:r>
    </w:p>
    <w:p w14:paraId="52E58114" w14:textId="48830928" w:rsidR="00DC4319" w:rsidRPr="00DC4319" w:rsidRDefault="00DC4319" w:rsidP="00DC4319">
      <w:pPr>
        <w:spacing w:line="276" w:lineRule="auto"/>
        <w:rPr>
          <w:rFonts w:ascii="Times New Roman" w:hAnsi="Times New Roman" w:cs="Times New Roman"/>
          <w:lang w:val="en-IN"/>
        </w:rPr>
      </w:pPr>
      <w:r w:rsidRPr="00DC4319">
        <w:rPr>
          <w:rFonts w:ascii="Times New Roman" w:hAnsi="Times New Roman" w:cs="Times New Roman"/>
          <w:b/>
          <w:bCs/>
          <w:lang w:val="en-IN"/>
        </w:rPr>
        <w:t>Retention:</w:t>
      </w:r>
      <w:r w:rsidRPr="00DC4319">
        <w:rPr>
          <w:rFonts w:ascii="Times New Roman" w:hAnsi="Times New Roman" w:cs="Times New Roman"/>
          <w:lang w:val="en-IN"/>
        </w:rPr>
        <w:t> Up to </w:t>
      </w:r>
      <w:r w:rsidR="00B542D9">
        <w:rPr>
          <w:rFonts w:ascii="Times New Roman" w:hAnsi="Times New Roman" w:cs="Times New Roman"/>
          <w:lang w:val="en-IN"/>
        </w:rPr>
        <w:t>6</w:t>
      </w:r>
      <w:r w:rsidRPr="00DC4319">
        <w:rPr>
          <w:rFonts w:ascii="Times New Roman" w:hAnsi="Times New Roman" w:cs="Times New Roman"/>
          <w:lang w:val="en-IN"/>
        </w:rPr>
        <w:t> months.</w:t>
      </w:r>
    </w:p>
    <w:p w14:paraId="11C837D8" w14:textId="68B3668D" w:rsidR="00DC4319" w:rsidRPr="00DC4319" w:rsidRDefault="00DC4319" w:rsidP="00DC4319">
      <w:pPr>
        <w:spacing w:line="276" w:lineRule="auto"/>
        <w:rPr>
          <w:rFonts w:ascii="Times New Roman" w:hAnsi="Times New Roman" w:cs="Times New Roman"/>
          <w:i/>
          <w:iCs/>
          <w:u w:val="single"/>
          <w:lang w:val="en-IN"/>
        </w:rPr>
      </w:pPr>
      <w:r w:rsidRPr="00DC4319">
        <w:rPr>
          <w:rFonts w:ascii="Times New Roman" w:hAnsi="Times New Roman" w:cs="Times New Roman"/>
          <w:i/>
          <w:iCs/>
          <w:u w:val="single"/>
          <w:lang w:val="en-IN"/>
        </w:rPr>
        <w:t>Third-Party Embedded Content Cookies</w:t>
      </w:r>
    </w:p>
    <w:p w14:paraId="491324D9" w14:textId="77777777" w:rsidR="00DC4319" w:rsidRPr="00DC4319" w:rsidRDefault="00DC4319" w:rsidP="00DC4319">
      <w:pPr>
        <w:spacing w:line="276" w:lineRule="auto"/>
        <w:rPr>
          <w:rFonts w:ascii="Times New Roman" w:hAnsi="Times New Roman" w:cs="Times New Roman"/>
          <w:lang w:val="en-IN"/>
        </w:rPr>
      </w:pPr>
      <w:r w:rsidRPr="00DC4319">
        <w:rPr>
          <w:rFonts w:ascii="Times New Roman" w:hAnsi="Times New Roman" w:cs="Times New Roman"/>
          <w:b/>
          <w:bCs/>
          <w:lang w:val="en-IN"/>
        </w:rPr>
        <w:t>Purpose:</w:t>
      </w:r>
      <w:r w:rsidRPr="00DC4319">
        <w:rPr>
          <w:rFonts w:ascii="Times New Roman" w:hAnsi="Times New Roman" w:cs="Times New Roman"/>
          <w:lang w:val="en-IN"/>
        </w:rPr>
        <w:t> Where the Platform embeds third-party content such as video explainers, social media widgets, or external health data tools, those third parties may set their own Cookies subject to their respective privacy policies.</w:t>
      </w:r>
    </w:p>
    <w:p w14:paraId="7E796854" w14:textId="77777777" w:rsidR="00DC4319" w:rsidRPr="00DC4319" w:rsidRDefault="00DC4319" w:rsidP="00DC4319">
      <w:pPr>
        <w:spacing w:line="276" w:lineRule="auto"/>
        <w:rPr>
          <w:rFonts w:ascii="Times New Roman" w:hAnsi="Times New Roman" w:cs="Times New Roman"/>
          <w:lang w:val="en-IN"/>
        </w:rPr>
      </w:pPr>
      <w:r w:rsidRPr="00DC4319">
        <w:rPr>
          <w:rFonts w:ascii="Times New Roman" w:hAnsi="Times New Roman" w:cs="Times New Roman"/>
          <w:lang w:val="en-IN"/>
        </w:rPr>
        <w:lastRenderedPageBreak/>
        <w:t>The Company does not control Third-Party Cookies and is not responsible for the data practices of third-party providers. Users are encouraged to review the privacy and cookie policies of all third-party services embedded on the Platform.</w:t>
      </w:r>
    </w:p>
    <w:p w14:paraId="45377D02" w14:textId="4572254F" w:rsidR="00DC4319" w:rsidRPr="00DC4319" w:rsidRDefault="00DC4319" w:rsidP="00DC4319">
      <w:pPr>
        <w:spacing w:line="276" w:lineRule="auto"/>
        <w:rPr>
          <w:rFonts w:ascii="Times New Roman" w:hAnsi="Times New Roman" w:cs="Times New Roman"/>
          <w:b/>
          <w:bCs/>
          <w:lang w:val="en-IN"/>
        </w:rPr>
      </w:pPr>
      <w:r w:rsidRPr="00DC4319">
        <w:rPr>
          <w:rFonts w:ascii="Times New Roman" w:hAnsi="Times New Roman" w:cs="Times New Roman"/>
          <w:b/>
          <w:bCs/>
          <w:lang w:val="en-IN"/>
        </w:rPr>
        <w:t>Cookie Consent Management</w:t>
      </w:r>
    </w:p>
    <w:p w14:paraId="7CC39CF9" w14:textId="470E2BBA" w:rsidR="00DC4319" w:rsidRPr="00DC4319" w:rsidRDefault="00DC4319" w:rsidP="00DC4319">
      <w:pPr>
        <w:spacing w:line="276" w:lineRule="auto"/>
        <w:rPr>
          <w:rFonts w:ascii="Times New Roman" w:hAnsi="Times New Roman" w:cs="Times New Roman"/>
          <w:i/>
          <w:iCs/>
          <w:u w:val="single"/>
          <w:lang w:val="en-IN"/>
        </w:rPr>
      </w:pPr>
      <w:r w:rsidRPr="00DC4319">
        <w:rPr>
          <w:rFonts w:ascii="Times New Roman" w:hAnsi="Times New Roman" w:cs="Times New Roman"/>
          <w:i/>
          <w:iCs/>
          <w:u w:val="single"/>
          <w:lang w:val="en-IN"/>
        </w:rPr>
        <w:t>The Consent Banner</w:t>
      </w:r>
    </w:p>
    <w:p w14:paraId="776A0832" w14:textId="77777777" w:rsidR="00DC4319" w:rsidRPr="00DC4319" w:rsidRDefault="00DC4319" w:rsidP="00DC4319">
      <w:pPr>
        <w:spacing w:line="276" w:lineRule="auto"/>
        <w:rPr>
          <w:rFonts w:ascii="Times New Roman" w:hAnsi="Times New Roman" w:cs="Times New Roman"/>
          <w:lang w:val="en-IN"/>
        </w:rPr>
      </w:pPr>
      <w:r w:rsidRPr="00DC4319">
        <w:rPr>
          <w:rFonts w:ascii="Times New Roman" w:hAnsi="Times New Roman" w:cs="Times New Roman"/>
          <w:lang w:val="en-IN"/>
        </w:rPr>
        <w:t>Upon your first visit to the Platform, a Cookie Consent Banner will appear. The banner will:</w:t>
      </w:r>
    </w:p>
    <w:p w14:paraId="39C95D3A" w14:textId="05B06B38" w:rsidR="00DC4319" w:rsidRPr="00DC4319" w:rsidRDefault="00DC4319" w:rsidP="00DC4319">
      <w:pPr>
        <w:numPr>
          <w:ilvl w:val="0"/>
          <w:numId w:val="57"/>
        </w:numPr>
        <w:spacing w:line="276" w:lineRule="auto"/>
        <w:rPr>
          <w:rFonts w:ascii="Times New Roman" w:hAnsi="Times New Roman" w:cs="Times New Roman"/>
          <w:lang w:val="en-IN"/>
        </w:rPr>
      </w:pPr>
      <w:r w:rsidRPr="00DC4319">
        <w:rPr>
          <w:rFonts w:ascii="Times New Roman" w:hAnsi="Times New Roman" w:cs="Times New Roman"/>
          <w:lang w:val="en-IN"/>
        </w:rPr>
        <w:t>Inform you of the categories of Cookies in use</w:t>
      </w:r>
    </w:p>
    <w:p w14:paraId="7D0A45AB" w14:textId="5C0E055B" w:rsidR="00DC4319" w:rsidRPr="00DC4319" w:rsidRDefault="00DC4319" w:rsidP="00DC4319">
      <w:pPr>
        <w:numPr>
          <w:ilvl w:val="0"/>
          <w:numId w:val="57"/>
        </w:numPr>
        <w:spacing w:line="276" w:lineRule="auto"/>
        <w:rPr>
          <w:rFonts w:ascii="Times New Roman" w:hAnsi="Times New Roman" w:cs="Times New Roman"/>
          <w:lang w:val="en-IN"/>
        </w:rPr>
      </w:pPr>
      <w:r w:rsidRPr="00DC4319">
        <w:rPr>
          <w:rFonts w:ascii="Times New Roman" w:hAnsi="Times New Roman" w:cs="Times New Roman"/>
          <w:lang w:val="en-IN"/>
        </w:rPr>
        <w:t>Provide separate, granular toggle controls for each non-essential Cookie category</w:t>
      </w:r>
    </w:p>
    <w:p w14:paraId="0E1FBBE4" w14:textId="20F04EE0" w:rsidR="00DC4319" w:rsidRPr="00DC4319" w:rsidRDefault="00DC4319" w:rsidP="00DC4319">
      <w:pPr>
        <w:numPr>
          <w:ilvl w:val="0"/>
          <w:numId w:val="57"/>
        </w:numPr>
        <w:spacing w:line="276" w:lineRule="auto"/>
        <w:rPr>
          <w:rFonts w:ascii="Times New Roman" w:hAnsi="Times New Roman" w:cs="Times New Roman"/>
          <w:lang w:val="en-IN"/>
        </w:rPr>
      </w:pPr>
      <w:r w:rsidRPr="00DC4319">
        <w:rPr>
          <w:rFonts w:ascii="Times New Roman" w:hAnsi="Times New Roman" w:cs="Times New Roman"/>
          <w:lang w:val="en-IN"/>
        </w:rPr>
        <w:t>Allow you to Accept All, Reject All Non-Essential, or Customise your preferences</w:t>
      </w:r>
    </w:p>
    <w:p w14:paraId="7277DC96" w14:textId="5231E50A" w:rsidR="00DC4319" w:rsidRPr="00DC4319" w:rsidRDefault="00DC4319" w:rsidP="00DC4319">
      <w:pPr>
        <w:numPr>
          <w:ilvl w:val="0"/>
          <w:numId w:val="57"/>
        </w:numPr>
        <w:spacing w:line="276" w:lineRule="auto"/>
        <w:rPr>
          <w:rFonts w:ascii="Times New Roman" w:hAnsi="Times New Roman" w:cs="Times New Roman"/>
          <w:lang w:val="en-IN"/>
        </w:rPr>
      </w:pPr>
      <w:r w:rsidRPr="00DC4319">
        <w:rPr>
          <w:rFonts w:ascii="Times New Roman" w:hAnsi="Times New Roman" w:cs="Times New Roman"/>
          <w:lang w:val="en-IN"/>
        </w:rPr>
        <w:t>Contain a direct link to this full Cookie Policy</w:t>
      </w:r>
    </w:p>
    <w:p w14:paraId="7B56609F" w14:textId="5A8E60B7" w:rsidR="00DC4319" w:rsidRPr="00DC4319" w:rsidRDefault="00DC4319" w:rsidP="00DC4319">
      <w:pPr>
        <w:numPr>
          <w:ilvl w:val="0"/>
          <w:numId w:val="57"/>
        </w:numPr>
        <w:spacing w:line="276" w:lineRule="auto"/>
        <w:rPr>
          <w:rFonts w:ascii="Times New Roman" w:hAnsi="Times New Roman" w:cs="Times New Roman"/>
          <w:lang w:val="en-IN"/>
        </w:rPr>
      </w:pPr>
      <w:r w:rsidRPr="00DC4319">
        <w:rPr>
          <w:rFonts w:ascii="Times New Roman" w:hAnsi="Times New Roman" w:cs="Times New Roman"/>
          <w:lang w:val="en-IN"/>
        </w:rPr>
        <w:t>Not use pre-ticked checkboxes, dark patterns, or deceptive design that makes rejection more difficult than acceptance in full compliance with the DPDPA 2023 consent standards and Consumer Protection (E-Commerce) Rules 2020</w:t>
      </w:r>
    </w:p>
    <w:p w14:paraId="3BC5B6D0" w14:textId="232145B7" w:rsidR="00DC4319" w:rsidRPr="00DC4319" w:rsidRDefault="00DC4319" w:rsidP="00DC4319">
      <w:pPr>
        <w:spacing w:line="276" w:lineRule="auto"/>
        <w:rPr>
          <w:rFonts w:ascii="Times New Roman" w:hAnsi="Times New Roman" w:cs="Times New Roman"/>
          <w:b/>
          <w:bCs/>
          <w:lang w:val="en-IN"/>
        </w:rPr>
      </w:pPr>
      <w:r w:rsidRPr="00DC4319">
        <w:rPr>
          <w:rFonts w:ascii="Times New Roman" w:hAnsi="Times New Roman" w:cs="Times New Roman"/>
          <w:b/>
          <w:bCs/>
          <w:lang w:val="en-IN"/>
        </w:rPr>
        <w:t>Withdrawing or Changing Consent</w:t>
      </w:r>
    </w:p>
    <w:p w14:paraId="2B031791" w14:textId="77777777" w:rsidR="00DC4319" w:rsidRPr="00DC4319" w:rsidRDefault="00DC4319" w:rsidP="00DC4319">
      <w:pPr>
        <w:spacing w:line="276" w:lineRule="auto"/>
        <w:rPr>
          <w:rFonts w:ascii="Times New Roman" w:hAnsi="Times New Roman" w:cs="Times New Roman"/>
          <w:lang w:val="en-IN"/>
        </w:rPr>
      </w:pPr>
      <w:r w:rsidRPr="00DC4319">
        <w:rPr>
          <w:rFonts w:ascii="Times New Roman" w:hAnsi="Times New Roman" w:cs="Times New Roman"/>
          <w:lang w:val="en-IN"/>
        </w:rPr>
        <w:t>You may change or withdraw your Cookie consent at any time by:</w:t>
      </w:r>
    </w:p>
    <w:p w14:paraId="30ABCC86" w14:textId="4E7C5346" w:rsidR="00DC4319" w:rsidRPr="00DC4319" w:rsidRDefault="00DC4319" w:rsidP="00DC4319">
      <w:pPr>
        <w:numPr>
          <w:ilvl w:val="0"/>
          <w:numId w:val="58"/>
        </w:numPr>
        <w:spacing w:line="276" w:lineRule="auto"/>
        <w:rPr>
          <w:rFonts w:ascii="Times New Roman" w:hAnsi="Times New Roman" w:cs="Times New Roman"/>
          <w:lang w:val="en-IN"/>
        </w:rPr>
      </w:pPr>
      <w:r w:rsidRPr="00DC4319">
        <w:rPr>
          <w:rFonts w:ascii="Times New Roman" w:hAnsi="Times New Roman" w:cs="Times New Roman"/>
          <w:lang w:val="en-IN"/>
        </w:rPr>
        <w:t>Accessing the </w:t>
      </w:r>
      <w:r w:rsidRPr="00DC4319">
        <w:rPr>
          <w:rFonts w:ascii="Times New Roman" w:hAnsi="Times New Roman" w:cs="Times New Roman"/>
          <w:b/>
          <w:bCs/>
          <w:lang w:val="en-IN"/>
        </w:rPr>
        <w:t>Cookie Preference Centre</w:t>
      </w:r>
      <w:r w:rsidRPr="00DC4319">
        <w:rPr>
          <w:rFonts w:ascii="Times New Roman" w:hAnsi="Times New Roman" w:cs="Times New Roman"/>
          <w:lang w:val="en-IN"/>
        </w:rPr>
        <w:t>, accessible via the [</w:t>
      </w:r>
      <w:r w:rsidRPr="00DC4319">
        <w:rPr>
          <w:rFonts w:ascii="Times New Roman" w:hAnsi="Times New Roman" w:cs="Times New Roman"/>
          <w:highlight w:val="cyan"/>
          <w:lang w:val="en-IN"/>
        </w:rPr>
        <w:t>Cookie Settings</w:t>
      </w:r>
      <w:r w:rsidRPr="00DC4319">
        <w:rPr>
          <w:rFonts w:ascii="Times New Roman" w:hAnsi="Times New Roman" w:cs="Times New Roman"/>
          <w:lang w:val="en-IN"/>
        </w:rPr>
        <w:t>] link in the footer of every Platform page</w:t>
      </w:r>
    </w:p>
    <w:p w14:paraId="49D20905" w14:textId="184C28B8" w:rsidR="00DC4319" w:rsidRPr="00DC4319" w:rsidRDefault="00DC4319" w:rsidP="00DC4319">
      <w:pPr>
        <w:numPr>
          <w:ilvl w:val="0"/>
          <w:numId w:val="58"/>
        </w:numPr>
        <w:spacing w:line="276" w:lineRule="auto"/>
        <w:rPr>
          <w:rFonts w:ascii="Times New Roman" w:hAnsi="Times New Roman" w:cs="Times New Roman"/>
          <w:lang w:val="en-IN"/>
        </w:rPr>
      </w:pPr>
      <w:r w:rsidRPr="00DC4319">
        <w:rPr>
          <w:rFonts w:ascii="Times New Roman" w:hAnsi="Times New Roman" w:cs="Times New Roman"/>
          <w:lang w:val="en-IN"/>
        </w:rPr>
        <w:t>Clearing Cookies through your browser settings noting that this will also delete session cookies and may log you out of the Platform</w:t>
      </w:r>
    </w:p>
    <w:p w14:paraId="19B0E494" w14:textId="3D37126B" w:rsidR="00DC4319" w:rsidRPr="00DC4319" w:rsidRDefault="00DC4319" w:rsidP="00DC4319">
      <w:pPr>
        <w:numPr>
          <w:ilvl w:val="0"/>
          <w:numId w:val="58"/>
        </w:numPr>
        <w:spacing w:line="276" w:lineRule="auto"/>
        <w:rPr>
          <w:rFonts w:ascii="Times New Roman" w:hAnsi="Times New Roman" w:cs="Times New Roman"/>
          <w:lang w:val="en-IN"/>
        </w:rPr>
      </w:pPr>
      <w:r w:rsidRPr="00DC4319">
        <w:rPr>
          <w:rFonts w:ascii="Times New Roman" w:hAnsi="Times New Roman" w:cs="Times New Roman"/>
          <w:lang w:val="en-IN"/>
        </w:rPr>
        <w:t>Contacting the Company at</w:t>
      </w:r>
      <w:r w:rsidR="00B542D9">
        <w:rPr>
          <w:rFonts w:ascii="Times New Roman" w:hAnsi="Times New Roman" w:cs="Times New Roman"/>
          <w:lang w:val="en-IN"/>
        </w:rPr>
        <w:t>support@takesolutions.com</w:t>
      </w:r>
    </w:p>
    <w:p w14:paraId="323DBA7D" w14:textId="77777777" w:rsidR="00DC4319" w:rsidRPr="00DC4319" w:rsidRDefault="00DC4319" w:rsidP="00DC4319">
      <w:pPr>
        <w:spacing w:line="276" w:lineRule="auto"/>
        <w:rPr>
          <w:rFonts w:ascii="Times New Roman" w:hAnsi="Times New Roman" w:cs="Times New Roman"/>
          <w:lang w:val="en-IN"/>
        </w:rPr>
      </w:pPr>
      <w:r w:rsidRPr="00DC4319">
        <w:rPr>
          <w:rFonts w:ascii="Times New Roman" w:hAnsi="Times New Roman" w:cs="Times New Roman"/>
          <w:lang w:val="en-IN"/>
        </w:rPr>
        <w:t>Withdrawal of consent does not affect the lawfulness of Cookie processing that occurred prior to withdrawal.</w:t>
      </w:r>
    </w:p>
    <w:p w14:paraId="05281425" w14:textId="18C0C113" w:rsidR="00DC4319" w:rsidRPr="00DC4319" w:rsidRDefault="00DC4319" w:rsidP="00DC4319">
      <w:pPr>
        <w:spacing w:line="276" w:lineRule="auto"/>
        <w:rPr>
          <w:rFonts w:ascii="Times New Roman" w:hAnsi="Times New Roman" w:cs="Times New Roman"/>
          <w:b/>
          <w:bCs/>
          <w:lang w:val="en-IN"/>
        </w:rPr>
      </w:pPr>
      <w:r w:rsidRPr="00DC4319">
        <w:rPr>
          <w:rFonts w:ascii="Times New Roman" w:hAnsi="Times New Roman" w:cs="Times New Roman"/>
          <w:b/>
          <w:bCs/>
          <w:lang w:val="en-IN"/>
        </w:rPr>
        <w:t>Consent Records</w:t>
      </w:r>
    </w:p>
    <w:p w14:paraId="6D9994E6" w14:textId="559C1374" w:rsidR="00DC4319" w:rsidRPr="00DC4319" w:rsidRDefault="00DC4319" w:rsidP="00DC4319">
      <w:pPr>
        <w:spacing w:line="276" w:lineRule="auto"/>
        <w:rPr>
          <w:rFonts w:ascii="Times New Roman" w:hAnsi="Times New Roman" w:cs="Times New Roman"/>
          <w:lang w:val="en-IN"/>
        </w:rPr>
      </w:pPr>
      <w:r w:rsidRPr="00DC4319">
        <w:rPr>
          <w:rFonts w:ascii="Times New Roman" w:hAnsi="Times New Roman" w:cs="Times New Roman"/>
          <w:lang w:val="en-IN"/>
        </w:rPr>
        <w:t>In compliance with the DPDPA 2023, the Company maintains a record of each User's Cookie consent choices, including the date, time, and scope of consent given or withdrawn. These records are retained for </w:t>
      </w:r>
      <w:r w:rsidRPr="00B542D9">
        <w:rPr>
          <w:rFonts w:ascii="Times New Roman" w:hAnsi="Times New Roman" w:cs="Times New Roman"/>
          <w:lang w:val="en-IN"/>
        </w:rPr>
        <w:t>3 YEARS</w:t>
      </w:r>
      <w:r w:rsidRPr="00DC4319">
        <w:rPr>
          <w:rFonts w:ascii="Times New Roman" w:hAnsi="Times New Roman" w:cs="Times New Roman"/>
          <w:lang w:val="en-IN"/>
        </w:rPr>
        <w:t> for audit and compliance purposes, consistent with the consent record retention period specified in</w:t>
      </w:r>
      <w:r w:rsidRPr="00627A62">
        <w:rPr>
          <w:rFonts w:ascii="Times New Roman" w:hAnsi="Times New Roman" w:cs="Times New Roman"/>
          <w:b/>
          <w:bCs/>
          <w:lang w:val="en-IN"/>
        </w:rPr>
        <w:t xml:space="preserve"> </w:t>
      </w:r>
      <w:r w:rsidRPr="00DC4319">
        <w:rPr>
          <w:rFonts w:ascii="Times New Roman" w:hAnsi="Times New Roman" w:cs="Times New Roman"/>
          <w:lang w:val="en-IN"/>
        </w:rPr>
        <w:t>of this Document.</w:t>
      </w:r>
    </w:p>
    <w:p w14:paraId="5F5C1C25" w14:textId="763D8B1F" w:rsidR="00DC4319" w:rsidRPr="00DC4319" w:rsidRDefault="00DC4319" w:rsidP="00DC4319">
      <w:pPr>
        <w:spacing w:line="276" w:lineRule="auto"/>
        <w:rPr>
          <w:rFonts w:ascii="Times New Roman" w:hAnsi="Times New Roman" w:cs="Times New Roman"/>
          <w:b/>
          <w:bCs/>
          <w:lang w:val="en-IN"/>
        </w:rPr>
      </w:pPr>
      <w:r w:rsidRPr="00DC4319">
        <w:rPr>
          <w:rFonts w:ascii="Times New Roman" w:hAnsi="Times New Roman" w:cs="Times New Roman"/>
          <w:b/>
          <w:bCs/>
          <w:lang w:val="en-IN"/>
        </w:rPr>
        <w:t>Cookies &amp; Health Data: A Specific Caution</w:t>
      </w:r>
    </w:p>
    <w:p w14:paraId="6BB092DA" w14:textId="77777777" w:rsidR="00DC4319" w:rsidRPr="00DC4319" w:rsidRDefault="00DC4319" w:rsidP="00DC4319">
      <w:pPr>
        <w:spacing w:line="276" w:lineRule="auto"/>
        <w:rPr>
          <w:rFonts w:ascii="Times New Roman" w:hAnsi="Times New Roman" w:cs="Times New Roman"/>
          <w:lang w:val="en-IN"/>
        </w:rPr>
      </w:pPr>
      <w:proofErr w:type="gramStart"/>
      <w:r w:rsidRPr="00DC4319">
        <w:rPr>
          <w:rFonts w:ascii="Times New Roman" w:hAnsi="Times New Roman" w:cs="Times New Roman"/>
          <w:lang w:val="en-IN"/>
        </w:rPr>
        <w:t>take.health</w:t>
      </w:r>
      <w:proofErr w:type="gramEnd"/>
      <w:r w:rsidRPr="00DC4319">
        <w:rPr>
          <w:rFonts w:ascii="Times New Roman" w:hAnsi="Times New Roman" w:cs="Times New Roman"/>
          <w:lang w:val="en-IN"/>
        </w:rPr>
        <w:t xml:space="preserve"> draws specific attention to the intersection of cookies and health data. Under the DPDPA 2023 and the SPDI Rules 2011, health and medical data is classified as sensitive personal data and attracts the highest standard of protection.</w:t>
      </w:r>
    </w:p>
    <w:p w14:paraId="6FFEA61C" w14:textId="77777777" w:rsidR="00DC4319" w:rsidRPr="00DC4319" w:rsidRDefault="00DC4319" w:rsidP="00DC4319">
      <w:pPr>
        <w:spacing w:line="276" w:lineRule="auto"/>
        <w:rPr>
          <w:rFonts w:ascii="Times New Roman" w:hAnsi="Times New Roman" w:cs="Times New Roman"/>
          <w:lang w:val="en-IN"/>
        </w:rPr>
      </w:pPr>
      <w:r w:rsidRPr="00DC4319">
        <w:rPr>
          <w:rFonts w:ascii="Times New Roman" w:hAnsi="Times New Roman" w:cs="Times New Roman"/>
          <w:lang w:val="en-IN"/>
        </w:rPr>
        <w:t>The Company applies the following specific safeguards to cookie-based processing on this health Platform:</w:t>
      </w:r>
    </w:p>
    <w:p w14:paraId="17377630" w14:textId="320F2391" w:rsidR="00DC4319" w:rsidRPr="00DC4319" w:rsidRDefault="00DC4319" w:rsidP="00DC4319">
      <w:pPr>
        <w:numPr>
          <w:ilvl w:val="0"/>
          <w:numId w:val="59"/>
        </w:numPr>
        <w:spacing w:line="276" w:lineRule="auto"/>
        <w:rPr>
          <w:rFonts w:ascii="Times New Roman" w:hAnsi="Times New Roman" w:cs="Times New Roman"/>
          <w:lang w:val="en-IN"/>
        </w:rPr>
      </w:pPr>
      <w:r w:rsidRPr="00DC4319">
        <w:rPr>
          <w:rFonts w:ascii="Times New Roman" w:hAnsi="Times New Roman" w:cs="Times New Roman"/>
          <w:lang w:val="en-IN"/>
        </w:rPr>
        <w:t>No Cookie on this Platform shall directly store raw health data, diagnostic inputs, or medical records on a User's device</w:t>
      </w:r>
    </w:p>
    <w:p w14:paraId="45BDC636" w14:textId="2E22F27E" w:rsidR="00DC4319" w:rsidRPr="00DC4319" w:rsidRDefault="00DC4319" w:rsidP="00DC4319">
      <w:pPr>
        <w:numPr>
          <w:ilvl w:val="0"/>
          <w:numId w:val="59"/>
        </w:numPr>
        <w:spacing w:line="276" w:lineRule="auto"/>
        <w:rPr>
          <w:rFonts w:ascii="Times New Roman" w:hAnsi="Times New Roman" w:cs="Times New Roman"/>
          <w:lang w:val="en-IN"/>
        </w:rPr>
      </w:pPr>
      <w:r w:rsidRPr="00DC4319">
        <w:rPr>
          <w:rFonts w:ascii="Times New Roman" w:hAnsi="Times New Roman" w:cs="Times New Roman"/>
          <w:lang w:val="en-IN"/>
        </w:rPr>
        <w:t>Analytics Cookies shall not transmit data in a manner that enables identification of a User's specific health conditions or medical history to third parties</w:t>
      </w:r>
    </w:p>
    <w:p w14:paraId="1C69D6FE" w14:textId="0DBD9163" w:rsidR="00DC4319" w:rsidRPr="00DC4319" w:rsidRDefault="00DC4319" w:rsidP="00DC4319">
      <w:pPr>
        <w:numPr>
          <w:ilvl w:val="0"/>
          <w:numId w:val="59"/>
        </w:numPr>
        <w:spacing w:line="276" w:lineRule="auto"/>
        <w:rPr>
          <w:rFonts w:ascii="Times New Roman" w:hAnsi="Times New Roman" w:cs="Times New Roman"/>
          <w:lang w:val="en-IN"/>
        </w:rPr>
      </w:pPr>
      <w:r w:rsidRPr="00DC4319">
        <w:rPr>
          <w:rFonts w:ascii="Times New Roman" w:hAnsi="Times New Roman" w:cs="Times New Roman"/>
          <w:lang w:val="en-IN"/>
        </w:rPr>
        <w:lastRenderedPageBreak/>
        <w:t>Marketing Cookies shall not be used to build health condition profiles for commercial advertising targeting</w:t>
      </w:r>
    </w:p>
    <w:p w14:paraId="23698BCB" w14:textId="3C7F2CA0" w:rsidR="00DC4319" w:rsidRPr="00DC4319" w:rsidRDefault="00DC4319" w:rsidP="00DC4319">
      <w:pPr>
        <w:numPr>
          <w:ilvl w:val="0"/>
          <w:numId w:val="59"/>
        </w:numPr>
        <w:spacing w:line="276" w:lineRule="auto"/>
        <w:rPr>
          <w:rFonts w:ascii="Times New Roman" w:hAnsi="Times New Roman" w:cs="Times New Roman"/>
          <w:lang w:val="en-IN"/>
        </w:rPr>
      </w:pPr>
      <w:r w:rsidRPr="00DC4319">
        <w:rPr>
          <w:rFonts w:ascii="Times New Roman" w:hAnsi="Times New Roman" w:cs="Times New Roman"/>
          <w:lang w:val="en-IN"/>
        </w:rPr>
        <w:t>Any Cookie that processes data derived from health interactions will be treated as processing sensitive personal data and will require explicit, informed, and revocable consent</w:t>
      </w:r>
    </w:p>
    <w:p w14:paraId="2324A318" w14:textId="75DFCFA9" w:rsidR="00DC4319" w:rsidRPr="00DC4319" w:rsidRDefault="00DC4319" w:rsidP="00DC4319">
      <w:pPr>
        <w:numPr>
          <w:ilvl w:val="0"/>
          <w:numId w:val="59"/>
        </w:numPr>
        <w:spacing w:line="276" w:lineRule="auto"/>
        <w:rPr>
          <w:rFonts w:ascii="Times New Roman" w:hAnsi="Times New Roman" w:cs="Times New Roman"/>
          <w:lang w:val="en-IN"/>
        </w:rPr>
      </w:pPr>
      <w:r w:rsidRPr="00DC4319">
        <w:rPr>
          <w:rFonts w:ascii="Times New Roman" w:hAnsi="Times New Roman" w:cs="Times New Roman"/>
          <w:lang w:val="en-IN"/>
        </w:rPr>
        <w:t>All third-party analytics providers receiving behavioural data from this Platform are contractually prohibited from correlating Platform usage patterns with health condition inferences</w:t>
      </w:r>
    </w:p>
    <w:p w14:paraId="1FCCBF86" w14:textId="262E88EC" w:rsidR="00DC4319" w:rsidRPr="00DC4319" w:rsidRDefault="00DC4319" w:rsidP="00DC4319">
      <w:pPr>
        <w:spacing w:line="276" w:lineRule="auto"/>
        <w:rPr>
          <w:rFonts w:ascii="Times New Roman" w:hAnsi="Times New Roman" w:cs="Times New Roman"/>
          <w:b/>
          <w:bCs/>
          <w:lang w:val="en-IN"/>
        </w:rPr>
      </w:pPr>
      <w:r w:rsidRPr="00DC4319">
        <w:rPr>
          <w:rFonts w:ascii="Times New Roman" w:hAnsi="Times New Roman" w:cs="Times New Roman"/>
          <w:b/>
          <w:bCs/>
          <w:lang w:val="en-IN"/>
        </w:rPr>
        <w:t>Browser-Level Cookie Controls</w:t>
      </w:r>
    </w:p>
    <w:p w14:paraId="0CDC37E6" w14:textId="77777777" w:rsidR="00DC4319" w:rsidRPr="00DC4319" w:rsidRDefault="00DC4319" w:rsidP="00DC4319">
      <w:pPr>
        <w:spacing w:line="276" w:lineRule="auto"/>
        <w:rPr>
          <w:rFonts w:ascii="Times New Roman" w:hAnsi="Times New Roman" w:cs="Times New Roman"/>
          <w:lang w:val="en-IN"/>
        </w:rPr>
      </w:pPr>
      <w:r w:rsidRPr="00DC4319">
        <w:rPr>
          <w:rFonts w:ascii="Times New Roman" w:hAnsi="Times New Roman" w:cs="Times New Roman"/>
          <w:lang w:val="en-IN"/>
        </w:rPr>
        <w:t>Users may manage Cookies directly through their browser settings:</w:t>
      </w:r>
    </w:p>
    <w:p w14:paraId="77591937" w14:textId="21232F62" w:rsidR="00DC4319" w:rsidRPr="00DC4319" w:rsidRDefault="00DC4319" w:rsidP="00DC4319">
      <w:pPr>
        <w:numPr>
          <w:ilvl w:val="0"/>
          <w:numId w:val="60"/>
        </w:numPr>
        <w:spacing w:line="276" w:lineRule="auto"/>
        <w:rPr>
          <w:rFonts w:ascii="Times New Roman" w:hAnsi="Times New Roman" w:cs="Times New Roman"/>
          <w:lang w:val="en-IN"/>
        </w:rPr>
      </w:pPr>
      <w:r w:rsidRPr="00DC4319">
        <w:rPr>
          <w:rFonts w:ascii="Times New Roman" w:hAnsi="Times New Roman" w:cs="Times New Roman"/>
          <w:b/>
          <w:bCs/>
          <w:lang w:val="en-IN"/>
        </w:rPr>
        <w:t>Google Chrome:</w:t>
      </w:r>
      <w:r w:rsidRPr="00DC4319">
        <w:rPr>
          <w:rFonts w:ascii="Times New Roman" w:hAnsi="Times New Roman" w:cs="Times New Roman"/>
          <w:lang w:val="en-IN"/>
        </w:rPr>
        <w:t xml:space="preserve"> Settings </w:t>
      </w:r>
      <w:r w:rsidRPr="00627A62">
        <w:rPr>
          <w:rFonts w:ascii="Times New Roman" w:hAnsi="Times New Roman" w:cs="Times New Roman"/>
          <w:lang w:val="en-IN"/>
        </w:rPr>
        <w:t>-</w:t>
      </w:r>
      <w:r w:rsidRPr="00DC4319">
        <w:rPr>
          <w:rFonts w:ascii="Times New Roman" w:hAnsi="Times New Roman" w:cs="Times New Roman"/>
          <w:lang w:val="en-IN"/>
        </w:rPr>
        <w:t xml:space="preserve"> Privacy and Security </w:t>
      </w:r>
      <w:r w:rsidRPr="00627A62">
        <w:rPr>
          <w:rFonts w:ascii="Times New Roman" w:hAnsi="Times New Roman" w:cs="Times New Roman"/>
          <w:lang w:val="en-IN"/>
        </w:rPr>
        <w:t>-</w:t>
      </w:r>
      <w:r w:rsidRPr="00DC4319">
        <w:rPr>
          <w:rFonts w:ascii="Times New Roman" w:hAnsi="Times New Roman" w:cs="Times New Roman"/>
          <w:lang w:val="en-IN"/>
        </w:rPr>
        <w:t xml:space="preserve"> Cookies and other site data</w:t>
      </w:r>
    </w:p>
    <w:p w14:paraId="302948B2" w14:textId="7E01C252" w:rsidR="00DC4319" w:rsidRPr="00DC4319" w:rsidRDefault="00DC4319" w:rsidP="00DC4319">
      <w:pPr>
        <w:numPr>
          <w:ilvl w:val="0"/>
          <w:numId w:val="60"/>
        </w:numPr>
        <w:spacing w:line="276" w:lineRule="auto"/>
        <w:rPr>
          <w:rFonts w:ascii="Times New Roman" w:hAnsi="Times New Roman" w:cs="Times New Roman"/>
          <w:lang w:val="en-IN"/>
        </w:rPr>
      </w:pPr>
      <w:r w:rsidRPr="00DC4319">
        <w:rPr>
          <w:rFonts w:ascii="Times New Roman" w:hAnsi="Times New Roman" w:cs="Times New Roman"/>
          <w:b/>
          <w:bCs/>
          <w:lang w:val="en-IN"/>
        </w:rPr>
        <w:t>Mozilla Firefox:</w:t>
      </w:r>
      <w:r w:rsidRPr="00DC4319">
        <w:rPr>
          <w:rFonts w:ascii="Times New Roman" w:hAnsi="Times New Roman" w:cs="Times New Roman"/>
          <w:lang w:val="en-IN"/>
        </w:rPr>
        <w:t xml:space="preserve"> Options </w:t>
      </w:r>
      <w:r w:rsidRPr="00627A62">
        <w:rPr>
          <w:rFonts w:ascii="Times New Roman" w:hAnsi="Times New Roman" w:cs="Times New Roman"/>
          <w:lang w:val="en-IN"/>
        </w:rPr>
        <w:t>-</w:t>
      </w:r>
      <w:r w:rsidRPr="00DC4319">
        <w:rPr>
          <w:rFonts w:ascii="Times New Roman" w:hAnsi="Times New Roman" w:cs="Times New Roman"/>
          <w:lang w:val="en-IN"/>
        </w:rPr>
        <w:t xml:space="preserve"> Privacy &amp; Security </w:t>
      </w:r>
      <w:r w:rsidRPr="00627A62">
        <w:rPr>
          <w:rFonts w:ascii="Times New Roman" w:hAnsi="Times New Roman" w:cs="Times New Roman"/>
          <w:lang w:val="en-IN"/>
        </w:rPr>
        <w:t>-</w:t>
      </w:r>
      <w:r w:rsidRPr="00DC4319">
        <w:rPr>
          <w:rFonts w:ascii="Times New Roman" w:hAnsi="Times New Roman" w:cs="Times New Roman"/>
          <w:lang w:val="en-IN"/>
        </w:rPr>
        <w:t xml:space="preserve"> Cookies and Site Data</w:t>
      </w:r>
    </w:p>
    <w:p w14:paraId="3AD695ED" w14:textId="402A81B6" w:rsidR="00DC4319" w:rsidRPr="00DC4319" w:rsidRDefault="00DC4319" w:rsidP="00DC4319">
      <w:pPr>
        <w:numPr>
          <w:ilvl w:val="0"/>
          <w:numId w:val="60"/>
        </w:numPr>
        <w:spacing w:line="276" w:lineRule="auto"/>
        <w:rPr>
          <w:rFonts w:ascii="Times New Roman" w:hAnsi="Times New Roman" w:cs="Times New Roman"/>
          <w:lang w:val="en-IN"/>
        </w:rPr>
      </w:pPr>
      <w:r w:rsidRPr="00DC4319">
        <w:rPr>
          <w:rFonts w:ascii="Times New Roman" w:hAnsi="Times New Roman" w:cs="Times New Roman"/>
          <w:b/>
          <w:bCs/>
          <w:lang w:val="en-IN"/>
        </w:rPr>
        <w:t>Safari:</w:t>
      </w:r>
      <w:r w:rsidRPr="00DC4319">
        <w:rPr>
          <w:rFonts w:ascii="Times New Roman" w:hAnsi="Times New Roman" w:cs="Times New Roman"/>
          <w:lang w:val="en-IN"/>
        </w:rPr>
        <w:t xml:space="preserve"> Preferences </w:t>
      </w:r>
      <w:r w:rsidRPr="00627A62">
        <w:rPr>
          <w:rFonts w:ascii="Times New Roman" w:hAnsi="Times New Roman" w:cs="Times New Roman"/>
          <w:lang w:val="en-IN"/>
        </w:rPr>
        <w:t>-</w:t>
      </w:r>
      <w:r w:rsidRPr="00DC4319">
        <w:rPr>
          <w:rFonts w:ascii="Times New Roman" w:hAnsi="Times New Roman" w:cs="Times New Roman"/>
          <w:lang w:val="en-IN"/>
        </w:rPr>
        <w:t xml:space="preserve"> Privacy </w:t>
      </w:r>
      <w:r w:rsidRPr="00627A62">
        <w:rPr>
          <w:rFonts w:ascii="Times New Roman" w:hAnsi="Times New Roman" w:cs="Times New Roman"/>
          <w:lang w:val="en-IN"/>
        </w:rPr>
        <w:t>-</w:t>
      </w:r>
      <w:r w:rsidRPr="00DC4319">
        <w:rPr>
          <w:rFonts w:ascii="Times New Roman" w:hAnsi="Times New Roman" w:cs="Times New Roman"/>
          <w:lang w:val="en-IN"/>
        </w:rPr>
        <w:t xml:space="preserve"> Manage Website Data</w:t>
      </w:r>
    </w:p>
    <w:p w14:paraId="554286F4" w14:textId="3DB7FE78" w:rsidR="00DC4319" w:rsidRPr="00DC4319" w:rsidRDefault="00DC4319" w:rsidP="00DC4319">
      <w:pPr>
        <w:numPr>
          <w:ilvl w:val="0"/>
          <w:numId w:val="60"/>
        </w:numPr>
        <w:spacing w:line="276" w:lineRule="auto"/>
        <w:rPr>
          <w:rFonts w:ascii="Times New Roman" w:hAnsi="Times New Roman" w:cs="Times New Roman"/>
          <w:lang w:val="en-IN"/>
        </w:rPr>
      </w:pPr>
      <w:r w:rsidRPr="00DC4319">
        <w:rPr>
          <w:rFonts w:ascii="Times New Roman" w:hAnsi="Times New Roman" w:cs="Times New Roman"/>
          <w:b/>
          <w:bCs/>
          <w:lang w:val="en-IN"/>
        </w:rPr>
        <w:t>Microsoft Edge:</w:t>
      </w:r>
      <w:r w:rsidRPr="00DC4319">
        <w:rPr>
          <w:rFonts w:ascii="Times New Roman" w:hAnsi="Times New Roman" w:cs="Times New Roman"/>
          <w:lang w:val="en-IN"/>
        </w:rPr>
        <w:t xml:space="preserve"> Settings </w:t>
      </w:r>
      <w:r w:rsidRPr="00627A62">
        <w:rPr>
          <w:rFonts w:ascii="Times New Roman" w:hAnsi="Times New Roman" w:cs="Times New Roman"/>
          <w:lang w:val="en-IN"/>
        </w:rPr>
        <w:t>-</w:t>
      </w:r>
      <w:r w:rsidRPr="00DC4319">
        <w:rPr>
          <w:rFonts w:ascii="Times New Roman" w:hAnsi="Times New Roman" w:cs="Times New Roman"/>
          <w:lang w:val="en-IN"/>
        </w:rPr>
        <w:t xml:space="preserve"> Privacy, Search, and Services </w:t>
      </w:r>
      <w:r w:rsidRPr="00627A62">
        <w:rPr>
          <w:rFonts w:ascii="Times New Roman" w:hAnsi="Times New Roman" w:cs="Times New Roman"/>
          <w:lang w:val="en-IN"/>
        </w:rPr>
        <w:t>-</w:t>
      </w:r>
      <w:r w:rsidRPr="00DC4319">
        <w:rPr>
          <w:rFonts w:ascii="Times New Roman" w:hAnsi="Times New Roman" w:cs="Times New Roman"/>
          <w:lang w:val="en-IN"/>
        </w:rPr>
        <w:t xml:space="preserve"> Cookies</w:t>
      </w:r>
    </w:p>
    <w:p w14:paraId="74402105" w14:textId="77777777" w:rsidR="00DC4319" w:rsidRPr="00DC4319" w:rsidRDefault="00DC4319" w:rsidP="00DC4319">
      <w:pPr>
        <w:spacing w:line="276" w:lineRule="auto"/>
        <w:rPr>
          <w:rFonts w:ascii="Times New Roman" w:hAnsi="Times New Roman" w:cs="Times New Roman"/>
          <w:lang w:val="en-IN"/>
        </w:rPr>
      </w:pPr>
      <w:r w:rsidRPr="00DC4319">
        <w:rPr>
          <w:rFonts w:ascii="Times New Roman" w:hAnsi="Times New Roman" w:cs="Times New Roman"/>
          <w:lang w:val="en-IN"/>
        </w:rPr>
        <w:t>Please note that blocking all Cookies via browser settings may impair the functionality of the Platform, including preventing login to the user dashboard.</w:t>
      </w:r>
    </w:p>
    <w:p w14:paraId="345ABBFC" w14:textId="56AA13B7" w:rsidR="00DC4319" w:rsidRPr="00DC4319" w:rsidRDefault="00DC4319" w:rsidP="00DC4319">
      <w:pPr>
        <w:spacing w:line="276" w:lineRule="auto"/>
        <w:rPr>
          <w:rFonts w:ascii="Times New Roman" w:hAnsi="Times New Roman" w:cs="Times New Roman"/>
          <w:b/>
          <w:bCs/>
          <w:lang w:val="en-IN"/>
        </w:rPr>
      </w:pPr>
      <w:r w:rsidRPr="00DC4319">
        <w:rPr>
          <w:rFonts w:ascii="Times New Roman" w:hAnsi="Times New Roman" w:cs="Times New Roman"/>
          <w:b/>
          <w:bCs/>
          <w:lang w:val="en-IN"/>
        </w:rPr>
        <w:t>Updates to This Policy</w:t>
      </w:r>
    </w:p>
    <w:p w14:paraId="17EA851F" w14:textId="77777777" w:rsidR="00DC4319" w:rsidRPr="00627A62" w:rsidRDefault="00DC4319" w:rsidP="00DC4319">
      <w:pPr>
        <w:spacing w:line="276" w:lineRule="auto"/>
        <w:rPr>
          <w:rFonts w:ascii="Times New Roman" w:hAnsi="Times New Roman" w:cs="Times New Roman"/>
          <w:lang w:val="en-IN"/>
        </w:rPr>
      </w:pPr>
      <w:r w:rsidRPr="00DC4319">
        <w:rPr>
          <w:rFonts w:ascii="Times New Roman" w:hAnsi="Times New Roman" w:cs="Times New Roman"/>
          <w:lang w:val="en-IN"/>
        </w:rPr>
        <w:t>This Cookie Policy will be reviewed and updated periodically to reflect changes in the Cookies deployed on the Platform, changes in applicable law, or changes in data practices. Material changes will be communicated through the Platform's notification mechanism and a refreshed consent banner upon your next visit.</w:t>
      </w:r>
    </w:p>
    <w:p w14:paraId="78C3A168" w14:textId="24A442DB" w:rsidR="0063795A" w:rsidRPr="0063795A" w:rsidRDefault="0063795A" w:rsidP="0063795A">
      <w:pPr>
        <w:spacing w:line="276" w:lineRule="auto"/>
        <w:jc w:val="center"/>
        <w:rPr>
          <w:rFonts w:ascii="Times New Roman" w:hAnsi="Times New Roman" w:cs="Times New Roman"/>
          <w:b/>
          <w:bCs/>
          <w:lang w:val="en-IN"/>
        </w:rPr>
      </w:pPr>
      <w:r w:rsidRPr="00627A62">
        <w:rPr>
          <w:rFonts w:ascii="Times New Roman" w:hAnsi="Times New Roman" w:cs="Times New Roman"/>
          <w:b/>
          <w:bCs/>
          <w:lang w:val="en-IN"/>
        </w:rPr>
        <w:t>SECTION</w:t>
      </w:r>
      <w:r w:rsidRPr="0063795A">
        <w:rPr>
          <w:rFonts w:ascii="Times New Roman" w:hAnsi="Times New Roman" w:cs="Times New Roman"/>
          <w:b/>
          <w:bCs/>
          <w:lang w:val="en-IN"/>
        </w:rPr>
        <w:t xml:space="preserve"> VII</w:t>
      </w:r>
      <w:r w:rsidRPr="00627A62">
        <w:rPr>
          <w:rFonts w:ascii="Times New Roman" w:hAnsi="Times New Roman" w:cs="Times New Roman"/>
          <w:b/>
          <w:bCs/>
          <w:lang w:val="en-IN"/>
        </w:rPr>
        <w:t>:</w:t>
      </w:r>
      <w:r w:rsidRPr="0063795A">
        <w:rPr>
          <w:rFonts w:ascii="Times New Roman" w:hAnsi="Times New Roman" w:cs="Times New Roman"/>
          <w:b/>
          <w:bCs/>
          <w:lang w:val="en-IN"/>
        </w:rPr>
        <w:t xml:space="preserve"> ACCEPTABLE USE POLICY</w:t>
      </w:r>
    </w:p>
    <w:p w14:paraId="71C684BE" w14:textId="1CE0362A" w:rsidR="0063795A" w:rsidRPr="0063795A" w:rsidRDefault="0063795A" w:rsidP="0063795A">
      <w:pPr>
        <w:spacing w:line="276" w:lineRule="auto"/>
        <w:rPr>
          <w:rFonts w:ascii="Times New Roman" w:hAnsi="Times New Roman" w:cs="Times New Roman"/>
          <w:lang w:val="en-IN"/>
        </w:rPr>
      </w:pPr>
      <w:r w:rsidRPr="0063795A">
        <w:rPr>
          <w:rFonts w:ascii="Times New Roman" w:hAnsi="Times New Roman" w:cs="Times New Roman"/>
          <w:lang w:val="en-IN"/>
        </w:rPr>
        <w:t xml:space="preserve">This Acceptable Use Policy ("AUP") governs the conduct of all individuals who access or use the </w:t>
      </w:r>
      <w:proofErr w:type="gramStart"/>
      <w:r w:rsidRPr="0063795A">
        <w:rPr>
          <w:rFonts w:ascii="Times New Roman" w:hAnsi="Times New Roman" w:cs="Times New Roman"/>
          <w:lang w:val="en-IN"/>
        </w:rPr>
        <w:t>take.health</w:t>
      </w:r>
      <w:proofErr w:type="gramEnd"/>
      <w:r w:rsidRPr="0063795A">
        <w:rPr>
          <w:rFonts w:ascii="Times New Roman" w:hAnsi="Times New Roman" w:cs="Times New Roman"/>
          <w:lang w:val="en-IN"/>
        </w:rPr>
        <w:t xml:space="preserve"> Platform including the website (https://www.take.health), the user dashboard (https://www.take.health/dashboard), associated applications, and any related services provided by the Company (collectively, the "Platform").</w:t>
      </w:r>
    </w:p>
    <w:p w14:paraId="67DF58C5" w14:textId="77777777" w:rsidR="0063795A" w:rsidRPr="0063795A" w:rsidRDefault="0063795A" w:rsidP="0063795A">
      <w:pPr>
        <w:spacing w:line="276" w:lineRule="auto"/>
        <w:rPr>
          <w:rFonts w:ascii="Times New Roman" w:hAnsi="Times New Roman" w:cs="Times New Roman"/>
          <w:lang w:val="en-IN"/>
        </w:rPr>
      </w:pPr>
      <w:r w:rsidRPr="0063795A">
        <w:rPr>
          <w:rFonts w:ascii="Times New Roman" w:hAnsi="Times New Roman" w:cs="Times New Roman"/>
          <w:lang w:val="en-IN"/>
        </w:rPr>
        <w:t>The purpose of this AUP is to:</w:t>
      </w:r>
    </w:p>
    <w:p w14:paraId="7E5D5F0B" w14:textId="608AA067" w:rsidR="0063795A" w:rsidRPr="0063795A" w:rsidRDefault="0063795A" w:rsidP="0063795A">
      <w:pPr>
        <w:numPr>
          <w:ilvl w:val="0"/>
          <w:numId w:val="61"/>
        </w:numPr>
        <w:spacing w:line="276" w:lineRule="auto"/>
        <w:rPr>
          <w:rFonts w:ascii="Times New Roman" w:hAnsi="Times New Roman" w:cs="Times New Roman"/>
          <w:lang w:val="en-IN"/>
        </w:rPr>
      </w:pPr>
      <w:r w:rsidRPr="0063795A">
        <w:rPr>
          <w:rFonts w:ascii="Times New Roman" w:hAnsi="Times New Roman" w:cs="Times New Roman"/>
          <w:lang w:val="en-IN"/>
        </w:rPr>
        <w:t>Protect the integrity, safety, and reliability of the Platform and its AI-enabled health services</w:t>
      </w:r>
    </w:p>
    <w:p w14:paraId="5F143543" w14:textId="6A862D3A" w:rsidR="0063795A" w:rsidRPr="0063795A" w:rsidRDefault="0063795A" w:rsidP="0063795A">
      <w:pPr>
        <w:numPr>
          <w:ilvl w:val="0"/>
          <w:numId w:val="61"/>
        </w:numPr>
        <w:spacing w:line="276" w:lineRule="auto"/>
        <w:rPr>
          <w:rFonts w:ascii="Times New Roman" w:hAnsi="Times New Roman" w:cs="Times New Roman"/>
          <w:lang w:val="en-IN"/>
        </w:rPr>
      </w:pPr>
      <w:r w:rsidRPr="0063795A">
        <w:rPr>
          <w:rFonts w:ascii="Times New Roman" w:hAnsi="Times New Roman" w:cs="Times New Roman"/>
          <w:lang w:val="en-IN"/>
        </w:rPr>
        <w:t xml:space="preserve">Ensure that the Platform is not used for harmful, illegal, fraudulent, or unethical </w:t>
      </w:r>
      <w:proofErr w:type="gramStart"/>
      <w:r w:rsidRPr="0063795A">
        <w:rPr>
          <w:rFonts w:ascii="Times New Roman" w:hAnsi="Times New Roman" w:cs="Times New Roman"/>
          <w:lang w:val="en-IN"/>
        </w:rPr>
        <w:t>purposes  particularly</w:t>
      </w:r>
      <w:proofErr w:type="gramEnd"/>
      <w:r w:rsidRPr="0063795A">
        <w:rPr>
          <w:rFonts w:ascii="Times New Roman" w:hAnsi="Times New Roman" w:cs="Times New Roman"/>
          <w:lang w:val="en-IN"/>
        </w:rPr>
        <w:t xml:space="preserve"> in the context of health and medical information, where misuse can cause direct harm to human life</w:t>
      </w:r>
    </w:p>
    <w:p w14:paraId="254C2661" w14:textId="301EAD21" w:rsidR="0063795A" w:rsidRPr="0063795A" w:rsidRDefault="0063795A" w:rsidP="0063795A">
      <w:pPr>
        <w:numPr>
          <w:ilvl w:val="0"/>
          <w:numId w:val="61"/>
        </w:numPr>
        <w:spacing w:line="276" w:lineRule="auto"/>
        <w:rPr>
          <w:rFonts w:ascii="Times New Roman" w:hAnsi="Times New Roman" w:cs="Times New Roman"/>
          <w:lang w:val="en-IN"/>
        </w:rPr>
      </w:pPr>
      <w:r w:rsidRPr="0063795A">
        <w:rPr>
          <w:rFonts w:ascii="Times New Roman" w:hAnsi="Times New Roman" w:cs="Times New Roman"/>
          <w:lang w:val="en-IN"/>
        </w:rPr>
        <w:t>Preserve the interests of all Users, the Company, and the broader healthcare ecosystem</w:t>
      </w:r>
    </w:p>
    <w:p w14:paraId="75692550" w14:textId="23E48536" w:rsidR="0063795A" w:rsidRPr="0063795A" w:rsidRDefault="0063795A" w:rsidP="0063795A">
      <w:pPr>
        <w:numPr>
          <w:ilvl w:val="0"/>
          <w:numId w:val="61"/>
        </w:numPr>
        <w:spacing w:line="276" w:lineRule="auto"/>
        <w:rPr>
          <w:rFonts w:ascii="Times New Roman" w:hAnsi="Times New Roman" w:cs="Times New Roman"/>
          <w:lang w:val="en-IN"/>
        </w:rPr>
      </w:pPr>
      <w:r w:rsidRPr="0063795A">
        <w:rPr>
          <w:rFonts w:ascii="Times New Roman" w:hAnsi="Times New Roman" w:cs="Times New Roman"/>
          <w:lang w:val="en-IN"/>
        </w:rPr>
        <w:t>Discharge the Company's obligations as an intermediary under Rule 3(1)(b) of the Information Technology (Intermediary Guidelines and Digital Media Ethics Code) Rules 2021, which requires intermediaries to publish and enforce rules prohibiting specified categories of unlawful and harmful content and conduct</w:t>
      </w:r>
    </w:p>
    <w:p w14:paraId="5DC9523D" w14:textId="10D72144" w:rsidR="0063795A" w:rsidRPr="0063795A" w:rsidRDefault="0063795A" w:rsidP="0063795A">
      <w:pPr>
        <w:numPr>
          <w:ilvl w:val="0"/>
          <w:numId w:val="61"/>
        </w:numPr>
        <w:spacing w:line="276" w:lineRule="auto"/>
        <w:rPr>
          <w:rFonts w:ascii="Times New Roman" w:hAnsi="Times New Roman" w:cs="Times New Roman"/>
          <w:lang w:val="en-IN"/>
        </w:rPr>
      </w:pPr>
      <w:r w:rsidRPr="0063795A">
        <w:rPr>
          <w:rFonts w:ascii="Times New Roman" w:hAnsi="Times New Roman" w:cs="Times New Roman"/>
          <w:lang w:val="en-IN"/>
        </w:rPr>
        <w:t>Comply with applicable Indian law, including the Information Technology Act 2000; the Bharatiya Nyaya Sanhita 2023 (BNS); the DPDPA 2023; the Drugs and Cosmetics Act 1940; the Narcotic Drugs and Psychotropic Substances Act 1985; and the National Medical Commission Act 2020</w:t>
      </w:r>
    </w:p>
    <w:p w14:paraId="0F64E8D2" w14:textId="77777777" w:rsidR="0063795A" w:rsidRPr="0063795A" w:rsidRDefault="0063795A" w:rsidP="0063795A">
      <w:pPr>
        <w:spacing w:line="276" w:lineRule="auto"/>
        <w:rPr>
          <w:rFonts w:ascii="Times New Roman" w:hAnsi="Times New Roman" w:cs="Times New Roman"/>
          <w:lang w:val="en-IN"/>
        </w:rPr>
      </w:pPr>
      <w:r w:rsidRPr="0063795A">
        <w:rPr>
          <w:rFonts w:ascii="Times New Roman" w:hAnsi="Times New Roman" w:cs="Times New Roman"/>
          <w:lang w:val="en-IN"/>
        </w:rPr>
        <w:lastRenderedPageBreak/>
        <w:t>This AUP is a legally binding document. By accessing or using the Platform, you agree to comply with this AUP in its entirety. Violation of this AUP may result in immediate suspension or permanent termination of access, civil liability, and/or referral to law enforcement authorities.</w:t>
      </w:r>
    </w:p>
    <w:p w14:paraId="3816C0FC" w14:textId="2823ED78" w:rsidR="0063795A" w:rsidRPr="0063795A" w:rsidRDefault="0063795A" w:rsidP="0063795A">
      <w:pPr>
        <w:spacing w:line="276" w:lineRule="auto"/>
        <w:rPr>
          <w:rFonts w:ascii="Times New Roman" w:hAnsi="Times New Roman" w:cs="Times New Roman"/>
          <w:b/>
          <w:bCs/>
          <w:lang w:val="en-IN"/>
        </w:rPr>
      </w:pPr>
      <w:r w:rsidRPr="0063795A">
        <w:rPr>
          <w:rFonts w:ascii="Times New Roman" w:hAnsi="Times New Roman" w:cs="Times New Roman"/>
          <w:b/>
          <w:bCs/>
          <w:lang w:val="en-IN"/>
        </w:rPr>
        <w:t>Permitted Use</w:t>
      </w:r>
    </w:p>
    <w:p w14:paraId="5BF65C69" w14:textId="77777777" w:rsidR="0063795A" w:rsidRPr="0063795A" w:rsidRDefault="0063795A" w:rsidP="0063795A">
      <w:pPr>
        <w:spacing w:line="276" w:lineRule="auto"/>
        <w:rPr>
          <w:rFonts w:ascii="Times New Roman" w:hAnsi="Times New Roman" w:cs="Times New Roman"/>
          <w:lang w:val="en-IN"/>
        </w:rPr>
      </w:pPr>
      <w:r w:rsidRPr="0063795A">
        <w:rPr>
          <w:rFonts w:ascii="Times New Roman" w:hAnsi="Times New Roman" w:cs="Times New Roman"/>
          <w:lang w:val="en-IN"/>
        </w:rPr>
        <w:t>Users are permitted to access and use the Platform solely for the following lawful and intended purposes:</w:t>
      </w:r>
    </w:p>
    <w:p w14:paraId="15441252" w14:textId="0559DE2D" w:rsidR="0063795A" w:rsidRPr="0063795A" w:rsidRDefault="0063795A" w:rsidP="0063795A">
      <w:pPr>
        <w:numPr>
          <w:ilvl w:val="0"/>
          <w:numId w:val="62"/>
        </w:numPr>
        <w:spacing w:line="276" w:lineRule="auto"/>
        <w:rPr>
          <w:rFonts w:ascii="Times New Roman" w:hAnsi="Times New Roman" w:cs="Times New Roman"/>
          <w:lang w:val="en-IN"/>
        </w:rPr>
      </w:pPr>
      <w:r w:rsidRPr="0063795A">
        <w:rPr>
          <w:rFonts w:ascii="Times New Roman" w:hAnsi="Times New Roman" w:cs="Times New Roman"/>
          <w:lang w:val="en-IN"/>
        </w:rPr>
        <w:t>Accessing personalised, AI-generated preventive health insights, wellness scores, and health risk assessments for their own personal, non-commercial use</w:t>
      </w:r>
    </w:p>
    <w:p w14:paraId="6F7F9606" w14:textId="63AD260F" w:rsidR="0063795A" w:rsidRPr="0063795A" w:rsidRDefault="0063795A" w:rsidP="0063795A">
      <w:pPr>
        <w:numPr>
          <w:ilvl w:val="0"/>
          <w:numId w:val="62"/>
        </w:numPr>
        <w:spacing w:line="276" w:lineRule="auto"/>
        <w:rPr>
          <w:rFonts w:ascii="Times New Roman" w:hAnsi="Times New Roman" w:cs="Times New Roman"/>
          <w:lang w:val="en-IN"/>
        </w:rPr>
      </w:pPr>
      <w:r w:rsidRPr="0063795A">
        <w:rPr>
          <w:rFonts w:ascii="Times New Roman" w:hAnsi="Times New Roman" w:cs="Times New Roman"/>
          <w:lang w:val="en-IN"/>
        </w:rPr>
        <w:t>Uploading their own health data (including diagnostic reports, wearable device data, or questionnaire inputs) for the purpose of receiving Platform services</w:t>
      </w:r>
    </w:p>
    <w:p w14:paraId="0CAB53E7" w14:textId="0499F2C2" w:rsidR="0063795A" w:rsidRPr="0063795A" w:rsidRDefault="0063795A" w:rsidP="0063795A">
      <w:pPr>
        <w:numPr>
          <w:ilvl w:val="0"/>
          <w:numId w:val="62"/>
        </w:numPr>
        <w:spacing w:line="276" w:lineRule="auto"/>
        <w:rPr>
          <w:rFonts w:ascii="Times New Roman" w:hAnsi="Times New Roman" w:cs="Times New Roman"/>
          <w:lang w:val="en-IN"/>
        </w:rPr>
      </w:pPr>
      <w:r w:rsidRPr="0063795A">
        <w:rPr>
          <w:rFonts w:ascii="Times New Roman" w:hAnsi="Times New Roman" w:cs="Times New Roman"/>
          <w:lang w:val="en-IN"/>
        </w:rPr>
        <w:t>Communicating with Platform-authorised healthcare professionals in accordance with the Telemedicine Practice Guidelines 2020</w:t>
      </w:r>
    </w:p>
    <w:p w14:paraId="23BE71CD" w14:textId="3C7A7F12" w:rsidR="0063795A" w:rsidRPr="0063795A" w:rsidRDefault="0063795A" w:rsidP="0063795A">
      <w:pPr>
        <w:numPr>
          <w:ilvl w:val="0"/>
          <w:numId w:val="62"/>
        </w:numPr>
        <w:spacing w:line="276" w:lineRule="auto"/>
        <w:rPr>
          <w:rFonts w:ascii="Times New Roman" w:hAnsi="Times New Roman" w:cs="Times New Roman"/>
          <w:lang w:val="en-IN"/>
        </w:rPr>
      </w:pPr>
      <w:r w:rsidRPr="0063795A">
        <w:rPr>
          <w:rFonts w:ascii="Times New Roman" w:hAnsi="Times New Roman" w:cs="Times New Roman"/>
          <w:lang w:val="en-IN"/>
        </w:rPr>
        <w:t>Accessing health and wellness educational content published on the Platform</w:t>
      </w:r>
    </w:p>
    <w:p w14:paraId="5C2097BE" w14:textId="42699FA5" w:rsidR="0063795A" w:rsidRPr="0063795A" w:rsidRDefault="0063795A" w:rsidP="0063795A">
      <w:pPr>
        <w:numPr>
          <w:ilvl w:val="0"/>
          <w:numId w:val="62"/>
        </w:numPr>
        <w:spacing w:line="276" w:lineRule="auto"/>
        <w:rPr>
          <w:rFonts w:ascii="Times New Roman" w:hAnsi="Times New Roman" w:cs="Times New Roman"/>
          <w:lang w:val="en-IN"/>
        </w:rPr>
      </w:pPr>
      <w:r w:rsidRPr="0063795A">
        <w:rPr>
          <w:rFonts w:ascii="Times New Roman" w:hAnsi="Times New Roman" w:cs="Times New Roman"/>
          <w:lang w:val="en-IN"/>
        </w:rPr>
        <w:t>Managing their personal Account, subscription, and data preferences through the user dashboard</w:t>
      </w:r>
    </w:p>
    <w:p w14:paraId="696A3ECB" w14:textId="691E4911" w:rsidR="0063795A" w:rsidRPr="0063795A" w:rsidRDefault="0063795A" w:rsidP="0063795A">
      <w:pPr>
        <w:numPr>
          <w:ilvl w:val="0"/>
          <w:numId w:val="62"/>
        </w:numPr>
        <w:spacing w:line="276" w:lineRule="auto"/>
        <w:rPr>
          <w:rFonts w:ascii="Times New Roman" w:hAnsi="Times New Roman" w:cs="Times New Roman"/>
          <w:lang w:val="en-IN"/>
        </w:rPr>
      </w:pPr>
      <w:r w:rsidRPr="0063795A">
        <w:rPr>
          <w:rFonts w:ascii="Times New Roman" w:hAnsi="Times New Roman" w:cs="Times New Roman"/>
          <w:lang w:val="en-IN"/>
        </w:rPr>
        <w:t>Contacting the Platform's support or Grievance Officer for legitimate service-related queries</w:t>
      </w:r>
    </w:p>
    <w:p w14:paraId="611B33AE" w14:textId="49E5FFFF" w:rsidR="0063795A" w:rsidRPr="0063795A" w:rsidRDefault="0063795A" w:rsidP="0063795A">
      <w:pPr>
        <w:spacing w:line="276" w:lineRule="auto"/>
        <w:rPr>
          <w:rFonts w:ascii="Times New Roman" w:hAnsi="Times New Roman" w:cs="Times New Roman"/>
          <w:b/>
          <w:bCs/>
          <w:lang w:val="en-IN"/>
        </w:rPr>
      </w:pPr>
      <w:r w:rsidRPr="0063795A">
        <w:rPr>
          <w:rFonts w:ascii="Times New Roman" w:hAnsi="Times New Roman" w:cs="Times New Roman"/>
          <w:b/>
          <w:bCs/>
          <w:lang w:val="en-IN"/>
        </w:rPr>
        <w:t>Prohibited Conduct</w:t>
      </w:r>
    </w:p>
    <w:p w14:paraId="6B9A96BD" w14:textId="77777777" w:rsidR="0063795A" w:rsidRPr="0063795A" w:rsidRDefault="0063795A" w:rsidP="0063795A">
      <w:pPr>
        <w:spacing w:line="276" w:lineRule="auto"/>
        <w:rPr>
          <w:rFonts w:ascii="Times New Roman" w:hAnsi="Times New Roman" w:cs="Times New Roman"/>
          <w:lang w:val="en-IN"/>
        </w:rPr>
      </w:pPr>
      <w:r w:rsidRPr="0063795A">
        <w:rPr>
          <w:rFonts w:ascii="Times New Roman" w:hAnsi="Times New Roman" w:cs="Times New Roman"/>
          <w:lang w:val="en-IN"/>
        </w:rPr>
        <w:t>The following categories of conduct are strictly prohibited on the Platform. This list is illustrative, not exhaustive. Any conduct not explicitly listed but contrary to the spirit of this AUP, applicable Indian law, or the ethical standards of a healthcare platform may be treated as a violation.</w:t>
      </w:r>
    </w:p>
    <w:p w14:paraId="21D3C789" w14:textId="77777777" w:rsidR="0063795A" w:rsidRPr="0063795A" w:rsidRDefault="0063795A" w:rsidP="0063795A">
      <w:pPr>
        <w:spacing w:line="276" w:lineRule="auto"/>
        <w:rPr>
          <w:rFonts w:ascii="Times New Roman" w:hAnsi="Times New Roman" w:cs="Times New Roman"/>
          <w:lang w:val="en-IN"/>
        </w:rPr>
      </w:pPr>
      <w:r w:rsidRPr="0063795A">
        <w:rPr>
          <w:rFonts w:ascii="Times New Roman" w:hAnsi="Times New Roman" w:cs="Times New Roman"/>
          <w:lang w:val="en-IN"/>
        </w:rPr>
        <w:t>Users must not:</w:t>
      </w:r>
    </w:p>
    <w:p w14:paraId="549A959B" w14:textId="1C77D335" w:rsidR="0063795A" w:rsidRPr="0063795A" w:rsidRDefault="0063795A" w:rsidP="0063795A">
      <w:pPr>
        <w:numPr>
          <w:ilvl w:val="0"/>
          <w:numId w:val="63"/>
        </w:numPr>
        <w:spacing w:line="276" w:lineRule="auto"/>
        <w:rPr>
          <w:rFonts w:ascii="Times New Roman" w:hAnsi="Times New Roman" w:cs="Times New Roman"/>
          <w:lang w:val="en-IN"/>
        </w:rPr>
      </w:pPr>
      <w:r w:rsidRPr="0063795A">
        <w:rPr>
          <w:rFonts w:ascii="Times New Roman" w:hAnsi="Times New Roman" w:cs="Times New Roman"/>
          <w:b/>
          <w:bCs/>
          <w:lang w:val="en-IN"/>
        </w:rPr>
        <w:t>Misrepresent health data</w:t>
      </w:r>
      <w:r w:rsidRPr="0063795A">
        <w:rPr>
          <w:rFonts w:ascii="Times New Roman" w:hAnsi="Times New Roman" w:cs="Times New Roman"/>
          <w:lang w:val="en-IN"/>
        </w:rPr>
        <w:t> </w:t>
      </w:r>
      <w:r w:rsidRPr="00627A62">
        <w:rPr>
          <w:rFonts w:ascii="Times New Roman" w:hAnsi="Times New Roman" w:cs="Times New Roman"/>
          <w:lang w:val="en-IN"/>
        </w:rPr>
        <w:t>-</w:t>
      </w:r>
      <w:r w:rsidRPr="0063795A">
        <w:rPr>
          <w:rFonts w:ascii="Times New Roman" w:hAnsi="Times New Roman" w:cs="Times New Roman"/>
          <w:lang w:val="en-IN"/>
        </w:rPr>
        <w:t xml:space="preserve"> upload, input, or submit false, fabricated, or manipulated health records, test results, symptoms, or diagnostic data to obtain inaccurate or inflated health assessments</w:t>
      </w:r>
    </w:p>
    <w:p w14:paraId="496A360C" w14:textId="3F801ABF" w:rsidR="0063795A" w:rsidRPr="0063795A" w:rsidRDefault="0063795A" w:rsidP="0063795A">
      <w:pPr>
        <w:numPr>
          <w:ilvl w:val="0"/>
          <w:numId w:val="63"/>
        </w:numPr>
        <w:spacing w:line="276" w:lineRule="auto"/>
        <w:rPr>
          <w:rFonts w:ascii="Times New Roman" w:hAnsi="Times New Roman" w:cs="Times New Roman"/>
          <w:lang w:val="en-IN"/>
        </w:rPr>
      </w:pPr>
      <w:r w:rsidRPr="0063795A">
        <w:rPr>
          <w:rFonts w:ascii="Times New Roman" w:hAnsi="Times New Roman" w:cs="Times New Roman"/>
          <w:b/>
          <w:bCs/>
          <w:lang w:val="en-IN"/>
        </w:rPr>
        <w:t>Use AI outputs as clinical diagnoses</w:t>
      </w:r>
      <w:r w:rsidRPr="0063795A">
        <w:rPr>
          <w:rFonts w:ascii="Times New Roman" w:hAnsi="Times New Roman" w:cs="Times New Roman"/>
          <w:lang w:val="en-IN"/>
        </w:rPr>
        <w:t> </w:t>
      </w:r>
      <w:r w:rsidRPr="00627A62">
        <w:rPr>
          <w:rFonts w:ascii="Times New Roman" w:hAnsi="Times New Roman" w:cs="Times New Roman"/>
          <w:lang w:val="en-IN"/>
        </w:rPr>
        <w:t>-</w:t>
      </w:r>
      <w:r w:rsidRPr="0063795A">
        <w:rPr>
          <w:rFonts w:ascii="Times New Roman" w:hAnsi="Times New Roman" w:cs="Times New Roman"/>
          <w:lang w:val="en-IN"/>
        </w:rPr>
        <w:t xml:space="preserve"> present AI-generated health insights or wellness reports as substitutes for professional medical advice, formal clinical diagnoses, or prescription recommendations, to themselves or to any third party</w:t>
      </w:r>
    </w:p>
    <w:p w14:paraId="0AA842EE" w14:textId="3FE70832" w:rsidR="0063795A" w:rsidRPr="0063795A" w:rsidRDefault="0063795A" w:rsidP="0063795A">
      <w:pPr>
        <w:numPr>
          <w:ilvl w:val="0"/>
          <w:numId w:val="63"/>
        </w:numPr>
        <w:spacing w:line="276" w:lineRule="auto"/>
        <w:rPr>
          <w:rFonts w:ascii="Times New Roman" w:hAnsi="Times New Roman" w:cs="Times New Roman"/>
          <w:lang w:val="en-IN"/>
        </w:rPr>
      </w:pPr>
      <w:r w:rsidRPr="0063795A">
        <w:rPr>
          <w:rFonts w:ascii="Times New Roman" w:hAnsi="Times New Roman" w:cs="Times New Roman"/>
          <w:b/>
          <w:bCs/>
          <w:lang w:val="en-IN"/>
        </w:rPr>
        <w:t>Solicit prescription medications</w:t>
      </w:r>
      <w:r w:rsidRPr="0063795A">
        <w:rPr>
          <w:rFonts w:ascii="Times New Roman" w:hAnsi="Times New Roman" w:cs="Times New Roman"/>
          <w:lang w:val="en-IN"/>
        </w:rPr>
        <w:t> </w:t>
      </w:r>
      <w:r w:rsidRPr="00627A62">
        <w:rPr>
          <w:rFonts w:ascii="Times New Roman" w:hAnsi="Times New Roman" w:cs="Times New Roman"/>
          <w:lang w:val="en-IN"/>
        </w:rPr>
        <w:t xml:space="preserve">- </w:t>
      </w:r>
      <w:r w:rsidRPr="0063795A">
        <w:rPr>
          <w:rFonts w:ascii="Times New Roman" w:hAnsi="Times New Roman" w:cs="Times New Roman"/>
          <w:lang w:val="en-IN"/>
        </w:rPr>
        <w:t>use the Platform, its AI outputs, or any communication channel on the Platform to request, solicit, or procure prescription-only medications, controlled substances, or scheduled drugs in violation of the Drugs and Cosmetics Act 1940 and the Narcotic Drugs and Psychotropic Substances Act 1985</w:t>
      </w:r>
    </w:p>
    <w:p w14:paraId="741C4C65" w14:textId="2AAEC4F8" w:rsidR="0063795A" w:rsidRPr="0063795A" w:rsidRDefault="0063795A" w:rsidP="0063795A">
      <w:pPr>
        <w:numPr>
          <w:ilvl w:val="0"/>
          <w:numId w:val="63"/>
        </w:numPr>
        <w:spacing w:line="276" w:lineRule="auto"/>
        <w:rPr>
          <w:rFonts w:ascii="Times New Roman" w:hAnsi="Times New Roman" w:cs="Times New Roman"/>
          <w:lang w:val="en-IN"/>
        </w:rPr>
      </w:pPr>
      <w:r w:rsidRPr="0063795A">
        <w:rPr>
          <w:rFonts w:ascii="Times New Roman" w:hAnsi="Times New Roman" w:cs="Times New Roman"/>
          <w:b/>
          <w:bCs/>
          <w:lang w:val="en-IN"/>
        </w:rPr>
        <w:t>Fabricate medical emergencies</w:t>
      </w:r>
      <w:r w:rsidRPr="0063795A">
        <w:rPr>
          <w:rFonts w:ascii="Times New Roman" w:hAnsi="Times New Roman" w:cs="Times New Roman"/>
          <w:lang w:val="en-IN"/>
        </w:rPr>
        <w:t> </w:t>
      </w:r>
      <w:r w:rsidRPr="00627A62">
        <w:rPr>
          <w:rFonts w:ascii="Times New Roman" w:hAnsi="Times New Roman" w:cs="Times New Roman"/>
          <w:lang w:val="en-IN"/>
        </w:rPr>
        <w:t>-</w:t>
      </w:r>
      <w:r w:rsidRPr="0063795A">
        <w:rPr>
          <w:rFonts w:ascii="Times New Roman" w:hAnsi="Times New Roman" w:cs="Times New Roman"/>
          <w:lang w:val="en-IN"/>
        </w:rPr>
        <w:t xml:space="preserve"> falsely represent a medical emergency through the Platform in a manner that wastes emergency resources or misleads Platform operations</w:t>
      </w:r>
    </w:p>
    <w:p w14:paraId="7CABB7C6" w14:textId="2FE6D59E" w:rsidR="0063795A" w:rsidRPr="0063795A" w:rsidRDefault="0063795A" w:rsidP="0063795A">
      <w:pPr>
        <w:numPr>
          <w:ilvl w:val="0"/>
          <w:numId w:val="63"/>
        </w:numPr>
        <w:spacing w:line="276" w:lineRule="auto"/>
        <w:rPr>
          <w:rFonts w:ascii="Times New Roman" w:hAnsi="Times New Roman" w:cs="Times New Roman"/>
          <w:lang w:val="en-IN"/>
        </w:rPr>
      </w:pPr>
      <w:r w:rsidRPr="0063795A">
        <w:rPr>
          <w:rFonts w:ascii="Times New Roman" w:hAnsi="Times New Roman" w:cs="Times New Roman"/>
          <w:b/>
          <w:bCs/>
          <w:lang w:val="en-IN"/>
        </w:rPr>
        <w:t>Circumvent medical care</w:t>
      </w:r>
      <w:r w:rsidRPr="0063795A">
        <w:rPr>
          <w:rFonts w:ascii="Times New Roman" w:hAnsi="Times New Roman" w:cs="Times New Roman"/>
          <w:lang w:val="en-IN"/>
        </w:rPr>
        <w:t> </w:t>
      </w:r>
      <w:r w:rsidRPr="00627A62">
        <w:rPr>
          <w:rFonts w:ascii="Times New Roman" w:hAnsi="Times New Roman" w:cs="Times New Roman"/>
          <w:lang w:val="en-IN"/>
        </w:rPr>
        <w:t>-</w:t>
      </w:r>
      <w:r w:rsidRPr="0063795A">
        <w:rPr>
          <w:rFonts w:ascii="Times New Roman" w:hAnsi="Times New Roman" w:cs="Times New Roman"/>
          <w:lang w:val="en-IN"/>
        </w:rPr>
        <w:t xml:space="preserve"> use the Platform to avoid, delay, or discourage necessary, urgent medical attention in situations that require immediate clinical intervention. The Platform is a preventive wellness tool only and is not designed for emergency or acute medical situations</w:t>
      </w:r>
    </w:p>
    <w:p w14:paraId="7E563422" w14:textId="77777777" w:rsidR="0063795A" w:rsidRPr="0063795A" w:rsidRDefault="0063795A" w:rsidP="0063795A">
      <w:pPr>
        <w:spacing w:line="276" w:lineRule="auto"/>
        <w:rPr>
          <w:rFonts w:ascii="Times New Roman" w:hAnsi="Times New Roman" w:cs="Times New Roman"/>
          <w:lang w:val="en-IN"/>
        </w:rPr>
      </w:pPr>
      <w:r w:rsidRPr="0063795A">
        <w:rPr>
          <w:rFonts w:ascii="Times New Roman" w:hAnsi="Times New Roman" w:cs="Times New Roman"/>
          <w:lang w:val="en-IN"/>
        </w:rPr>
        <w:t>Users must not:</w:t>
      </w:r>
    </w:p>
    <w:p w14:paraId="4C1AFAAE" w14:textId="459DCF49" w:rsidR="0063795A" w:rsidRPr="0063795A" w:rsidRDefault="0063795A" w:rsidP="0063795A">
      <w:pPr>
        <w:numPr>
          <w:ilvl w:val="0"/>
          <w:numId w:val="64"/>
        </w:numPr>
        <w:spacing w:line="276" w:lineRule="auto"/>
        <w:rPr>
          <w:rFonts w:ascii="Times New Roman" w:hAnsi="Times New Roman" w:cs="Times New Roman"/>
          <w:lang w:val="en-IN"/>
        </w:rPr>
      </w:pPr>
      <w:r w:rsidRPr="0063795A">
        <w:rPr>
          <w:rFonts w:ascii="Times New Roman" w:hAnsi="Times New Roman" w:cs="Times New Roman"/>
          <w:lang w:val="en-IN"/>
        </w:rPr>
        <w:t>Impersonate any Registered Medical Practitioner, nurse, pharmacist, psychologist, or other regulated healthcare professional on the Platform</w:t>
      </w:r>
    </w:p>
    <w:p w14:paraId="420FC87E" w14:textId="522608E6" w:rsidR="0063795A" w:rsidRPr="0063795A" w:rsidRDefault="0063795A" w:rsidP="0063795A">
      <w:pPr>
        <w:numPr>
          <w:ilvl w:val="0"/>
          <w:numId w:val="64"/>
        </w:numPr>
        <w:spacing w:line="276" w:lineRule="auto"/>
        <w:rPr>
          <w:rFonts w:ascii="Times New Roman" w:hAnsi="Times New Roman" w:cs="Times New Roman"/>
          <w:lang w:val="en-IN"/>
        </w:rPr>
      </w:pPr>
      <w:r w:rsidRPr="0063795A">
        <w:rPr>
          <w:rFonts w:ascii="Times New Roman" w:hAnsi="Times New Roman" w:cs="Times New Roman"/>
          <w:lang w:val="en-IN"/>
        </w:rPr>
        <w:t>Upload fraudulent medical credentials, registration numbers (MCI/NMC/State Medical Council), or institutional affiliations</w:t>
      </w:r>
    </w:p>
    <w:p w14:paraId="728B5719" w14:textId="1830302E" w:rsidR="0063795A" w:rsidRPr="0063795A" w:rsidRDefault="0063795A" w:rsidP="0063795A">
      <w:pPr>
        <w:numPr>
          <w:ilvl w:val="0"/>
          <w:numId w:val="64"/>
        </w:numPr>
        <w:spacing w:line="276" w:lineRule="auto"/>
        <w:rPr>
          <w:rFonts w:ascii="Times New Roman" w:hAnsi="Times New Roman" w:cs="Times New Roman"/>
          <w:lang w:val="en-IN"/>
        </w:rPr>
      </w:pPr>
      <w:r w:rsidRPr="0063795A">
        <w:rPr>
          <w:rFonts w:ascii="Times New Roman" w:hAnsi="Times New Roman" w:cs="Times New Roman"/>
          <w:lang w:val="en-IN"/>
        </w:rPr>
        <w:lastRenderedPageBreak/>
        <w:t>Impersonate any employee, officer, AI model, or representative of the Company</w:t>
      </w:r>
    </w:p>
    <w:p w14:paraId="6699454D" w14:textId="0BB51946" w:rsidR="0063795A" w:rsidRPr="0063795A" w:rsidRDefault="0063795A" w:rsidP="0063795A">
      <w:pPr>
        <w:numPr>
          <w:ilvl w:val="0"/>
          <w:numId w:val="64"/>
        </w:numPr>
        <w:spacing w:line="276" w:lineRule="auto"/>
        <w:rPr>
          <w:rFonts w:ascii="Times New Roman" w:hAnsi="Times New Roman" w:cs="Times New Roman"/>
          <w:lang w:val="en-IN"/>
        </w:rPr>
      </w:pPr>
      <w:r w:rsidRPr="0063795A">
        <w:rPr>
          <w:rFonts w:ascii="Times New Roman" w:hAnsi="Times New Roman" w:cs="Times New Roman"/>
          <w:lang w:val="en-IN"/>
        </w:rPr>
        <w:t>Create multiple accounts for the purpose of circumventing access restrictions, subscription limits, or enforcement actions</w:t>
      </w:r>
    </w:p>
    <w:p w14:paraId="2104987B" w14:textId="3D974DA0" w:rsidR="0063795A" w:rsidRPr="0063795A" w:rsidRDefault="0063795A" w:rsidP="0063795A">
      <w:pPr>
        <w:numPr>
          <w:ilvl w:val="0"/>
          <w:numId w:val="64"/>
        </w:numPr>
        <w:spacing w:line="276" w:lineRule="auto"/>
        <w:rPr>
          <w:rFonts w:ascii="Times New Roman" w:hAnsi="Times New Roman" w:cs="Times New Roman"/>
          <w:lang w:val="en-IN"/>
        </w:rPr>
      </w:pPr>
      <w:r w:rsidRPr="0063795A">
        <w:rPr>
          <w:rFonts w:ascii="Times New Roman" w:hAnsi="Times New Roman" w:cs="Times New Roman"/>
          <w:lang w:val="en-IN"/>
        </w:rPr>
        <w:t>Use another person's identity, health data, or Account credentials without that person's express written consent</w:t>
      </w:r>
    </w:p>
    <w:p w14:paraId="4EAEB824" w14:textId="77777777" w:rsidR="0063795A" w:rsidRPr="0063795A" w:rsidRDefault="0063795A" w:rsidP="0063795A">
      <w:pPr>
        <w:spacing w:line="276" w:lineRule="auto"/>
        <w:rPr>
          <w:rFonts w:ascii="Times New Roman" w:hAnsi="Times New Roman" w:cs="Times New Roman"/>
          <w:lang w:val="en-IN"/>
        </w:rPr>
      </w:pPr>
      <w:r w:rsidRPr="0063795A">
        <w:rPr>
          <w:rFonts w:ascii="Times New Roman" w:hAnsi="Times New Roman" w:cs="Times New Roman"/>
          <w:lang w:val="en-IN"/>
        </w:rPr>
        <w:t>Users must not upload, transmit, post, or otherwise make available on the Platform any content that:</w:t>
      </w:r>
    </w:p>
    <w:p w14:paraId="1FDB242F" w14:textId="7089B9A1" w:rsidR="0063795A" w:rsidRPr="0063795A" w:rsidRDefault="0063795A" w:rsidP="0063795A">
      <w:pPr>
        <w:numPr>
          <w:ilvl w:val="0"/>
          <w:numId w:val="65"/>
        </w:numPr>
        <w:spacing w:line="276" w:lineRule="auto"/>
        <w:rPr>
          <w:rFonts w:ascii="Times New Roman" w:hAnsi="Times New Roman" w:cs="Times New Roman"/>
          <w:lang w:val="en-IN"/>
        </w:rPr>
      </w:pPr>
      <w:r w:rsidRPr="0063795A">
        <w:rPr>
          <w:rFonts w:ascii="Times New Roman" w:hAnsi="Times New Roman" w:cs="Times New Roman"/>
          <w:lang w:val="en-IN"/>
        </w:rPr>
        <w:t>Is grossly offensive, obscene, pornographic, or sexually explicit under Section 67 of the IT Act 2000 or equivalent provisions of the BNS 2023</w:t>
      </w:r>
    </w:p>
    <w:p w14:paraId="3507D027" w14:textId="388200AF" w:rsidR="0063795A" w:rsidRPr="0063795A" w:rsidRDefault="0063795A" w:rsidP="0063795A">
      <w:pPr>
        <w:numPr>
          <w:ilvl w:val="0"/>
          <w:numId w:val="65"/>
        </w:numPr>
        <w:spacing w:line="276" w:lineRule="auto"/>
        <w:rPr>
          <w:rFonts w:ascii="Times New Roman" w:hAnsi="Times New Roman" w:cs="Times New Roman"/>
          <w:lang w:val="en-IN"/>
        </w:rPr>
      </w:pPr>
      <w:r w:rsidRPr="0063795A">
        <w:rPr>
          <w:rFonts w:ascii="Times New Roman" w:hAnsi="Times New Roman" w:cs="Times New Roman"/>
          <w:lang w:val="en-IN"/>
        </w:rPr>
        <w:t xml:space="preserve">Constitutes health </w:t>
      </w:r>
      <w:proofErr w:type="gramStart"/>
      <w:r w:rsidRPr="0063795A">
        <w:rPr>
          <w:rFonts w:ascii="Times New Roman" w:hAnsi="Times New Roman" w:cs="Times New Roman"/>
          <w:lang w:val="en-IN"/>
        </w:rPr>
        <w:t>misinformation  false</w:t>
      </w:r>
      <w:proofErr w:type="gramEnd"/>
      <w:r w:rsidRPr="0063795A">
        <w:rPr>
          <w:rFonts w:ascii="Times New Roman" w:hAnsi="Times New Roman" w:cs="Times New Roman"/>
          <w:lang w:val="en-IN"/>
        </w:rPr>
        <w:t xml:space="preserve"> or unverified claims about treatments, cures, vaccines, or health conditions that are demonstrably inconsistent with evidence-based medical consensus</w:t>
      </w:r>
    </w:p>
    <w:p w14:paraId="07C94109" w14:textId="0AAB1E05" w:rsidR="0063795A" w:rsidRPr="0063795A" w:rsidRDefault="0063795A" w:rsidP="0063795A">
      <w:pPr>
        <w:numPr>
          <w:ilvl w:val="0"/>
          <w:numId w:val="65"/>
        </w:numPr>
        <w:spacing w:line="276" w:lineRule="auto"/>
        <w:rPr>
          <w:rFonts w:ascii="Times New Roman" w:hAnsi="Times New Roman" w:cs="Times New Roman"/>
          <w:lang w:val="en-IN"/>
        </w:rPr>
      </w:pPr>
      <w:r w:rsidRPr="0063795A">
        <w:rPr>
          <w:rFonts w:ascii="Times New Roman" w:hAnsi="Times New Roman" w:cs="Times New Roman"/>
          <w:lang w:val="en-IN"/>
        </w:rPr>
        <w:t>Is hateful, threatening, harassing, or discriminatory on the basis of religion, caste, gender, disability, ethnicity, or any other protected characteristic</w:t>
      </w:r>
    </w:p>
    <w:p w14:paraId="4ED0BA14" w14:textId="61AB602F" w:rsidR="0063795A" w:rsidRPr="0063795A" w:rsidRDefault="0063795A" w:rsidP="0063795A">
      <w:pPr>
        <w:numPr>
          <w:ilvl w:val="0"/>
          <w:numId w:val="65"/>
        </w:numPr>
        <w:spacing w:line="276" w:lineRule="auto"/>
        <w:rPr>
          <w:rFonts w:ascii="Times New Roman" w:hAnsi="Times New Roman" w:cs="Times New Roman"/>
          <w:lang w:val="en-IN"/>
        </w:rPr>
      </w:pPr>
      <w:r w:rsidRPr="0063795A">
        <w:rPr>
          <w:rFonts w:ascii="Times New Roman" w:hAnsi="Times New Roman" w:cs="Times New Roman"/>
          <w:lang w:val="en-IN"/>
        </w:rPr>
        <w:t>Endangers public health or safety, including content promoting self-harm, eating disorders, or dangerous unverified health practices</w:t>
      </w:r>
    </w:p>
    <w:p w14:paraId="387F79DE" w14:textId="6E6101A7" w:rsidR="0063795A" w:rsidRPr="0063795A" w:rsidRDefault="0063795A" w:rsidP="0063795A">
      <w:pPr>
        <w:numPr>
          <w:ilvl w:val="0"/>
          <w:numId w:val="65"/>
        </w:numPr>
        <w:spacing w:line="276" w:lineRule="auto"/>
        <w:rPr>
          <w:rFonts w:ascii="Times New Roman" w:hAnsi="Times New Roman" w:cs="Times New Roman"/>
          <w:lang w:val="en-IN"/>
        </w:rPr>
      </w:pPr>
      <w:r w:rsidRPr="0063795A">
        <w:rPr>
          <w:rFonts w:ascii="Times New Roman" w:hAnsi="Times New Roman" w:cs="Times New Roman"/>
          <w:lang w:val="en-IN"/>
        </w:rPr>
        <w:t xml:space="preserve">Violates the privacy or data rights of any </w:t>
      </w:r>
      <w:proofErr w:type="gramStart"/>
      <w:r w:rsidRPr="0063795A">
        <w:rPr>
          <w:rFonts w:ascii="Times New Roman" w:hAnsi="Times New Roman" w:cs="Times New Roman"/>
          <w:lang w:val="en-IN"/>
        </w:rPr>
        <w:t>individual  including</w:t>
      </w:r>
      <w:proofErr w:type="gramEnd"/>
      <w:r w:rsidRPr="0063795A">
        <w:rPr>
          <w:rFonts w:ascii="Times New Roman" w:hAnsi="Times New Roman" w:cs="Times New Roman"/>
          <w:lang w:val="en-IN"/>
        </w:rPr>
        <w:t xml:space="preserve"> sharing another person's health records, diagnostic data, or personal health information without consent</w:t>
      </w:r>
    </w:p>
    <w:p w14:paraId="0D730302" w14:textId="3D8D15B4" w:rsidR="0063795A" w:rsidRPr="0063795A" w:rsidRDefault="0063795A" w:rsidP="0063795A">
      <w:pPr>
        <w:numPr>
          <w:ilvl w:val="0"/>
          <w:numId w:val="65"/>
        </w:numPr>
        <w:spacing w:line="276" w:lineRule="auto"/>
        <w:rPr>
          <w:rFonts w:ascii="Times New Roman" w:hAnsi="Times New Roman" w:cs="Times New Roman"/>
          <w:lang w:val="en-IN"/>
        </w:rPr>
      </w:pPr>
      <w:r w:rsidRPr="0063795A">
        <w:rPr>
          <w:rFonts w:ascii="Times New Roman" w:hAnsi="Times New Roman" w:cs="Times New Roman"/>
          <w:lang w:val="en-IN"/>
        </w:rPr>
        <w:t>Is defamatory of any individual, healthcare professional, institution, or regulated entity</w:t>
      </w:r>
    </w:p>
    <w:p w14:paraId="10471089" w14:textId="06D2C7E1" w:rsidR="0063795A" w:rsidRPr="0063795A" w:rsidRDefault="0063795A" w:rsidP="0063795A">
      <w:pPr>
        <w:numPr>
          <w:ilvl w:val="0"/>
          <w:numId w:val="65"/>
        </w:numPr>
        <w:spacing w:line="276" w:lineRule="auto"/>
        <w:rPr>
          <w:rFonts w:ascii="Times New Roman" w:hAnsi="Times New Roman" w:cs="Times New Roman"/>
          <w:lang w:val="en-IN"/>
        </w:rPr>
      </w:pPr>
      <w:r w:rsidRPr="0063795A">
        <w:rPr>
          <w:rFonts w:ascii="Times New Roman" w:hAnsi="Times New Roman" w:cs="Times New Roman"/>
          <w:lang w:val="en-IN"/>
        </w:rPr>
        <w:t>Is prohibited under any applicable Indian law, including the IT Act 2000, the BNS 2023, the DPDPA 2023, and the Consumer Protection Act 2019</w:t>
      </w:r>
    </w:p>
    <w:p w14:paraId="17185870" w14:textId="77777777" w:rsidR="0063795A" w:rsidRPr="0063795A" w:rsidRDefault="0063795A" w:rsidP="0063795A">
      <w:pPr>
        <w:spacing w:line="276" w:lineRule="auto"/>
        <w:rPr>
          <w:rFonts w:ascii="Times New Roman" w:hAnsi="Times New Roman" w:cs="Times New Roman"/>
          <w:lang w:val="en-IN"/>
        </w:rPr>
      </w:pPr>
      <w:r w:rsidRPr="0063795A">
        <w:rPr>
          <w:rFonts w:ascii="Times New Roman" w:hAnsi="Times New Roman" w:cs="Times New Roman"/>
          <w:lang w:val="en-IN"/>
        </w:rPr>
        <w:t>Users must not:</w:t>
      </w:r>
    </w:p>
    <w:p w14:paraId="1C056D92" w14:textId="5F4ABED4" w:rsidR="0063795A" w:rsidRPr="0063795A" w:rsidRDefault="0063795A" w:rsidP="0063795A">
      <w:pPr>
        <w:numPr>
          <w:ilvl w:val="0"/>
          <w:numId w:val="66"/>
        </w:numPr>
        <w:spacing w:line="276" w:lineRule="auto"/>
        <w:rPr>
          <w:rFonts w:ascii="Times New Roman" w:hAnsi="Times New Roman" w:cs="Times New Roman"/>
          <w:lang w:val="en-IN"/>
        </w:rPr>
      </w:pPr>
      <w:r w:rsidRPr="0063795A">
        <w:rPr>
          <w:rFonts w:ascii="Times New Roman" w:hAnsi="Times New Roman" w:cs="Times New Roman"/>
          <w:lang w:val="en-IN"/>
        </w:rPr>
        <w:t>Attempt to gain unauthorised access to any part of the Platform, including other Users' Accounts, the AI model backend, the administrative dashboard, or the database systems</w:t>
      </w:r>
    </w:p>
    <w:p w14:paraId="17494C50" w14:textId="5187BEC7" w:rsidR="0063795A" w:rsidRPr="0063795A" w:rsidRDefault="0063795A" w:rsidP="0063795A">
      <w:pPr>
        <w:numPr>
          <w:ilvl w:val="0"/>
          <w:numId w:val="66"/>
        </w:numPr>
        <w:spacing w:line="276" w:lineRule="auto"/>
        <w:rPr>
          <w:rFonts w:ascii="Times New Roman" w:hAnsi="Times New Roman" w:cs="Times New Roman"/>
          <w:lang w:val="en-IN"/>
        </w:rPr>
      </w:pPr>
      <w:r w:rsidRPr="0063795A">
        <w:rPr>
          <w:rFonts w:ascii="Times New Roman" w:hAnsi="Times New Roman" w:cs="Times New Roman"/>
          <w:lang w:val="en-IN"/>
        </w:rPr>
        <w:t>Conduct or facilitate any denial-of-service (DoS) or distributed denial-of-service (DDoS) attacks against the Platform</w:t>
      </w:r>
    </w:p>
    <w:p w14:paraId="72015D78" w14:textId="5FAECA7B" w:rsidR="0063795A" w:rsidRPr="0063795A" w:rsidRDefault="0063795A" w:rsidP="0063795A">
      <w:pPr>
        <w:numPr>
          <w:ilvl w:val="0"/>
          <w:numId w:val="66"/>
        </w:numPr>
        <w:spacing w:line="276" w:lineRule="auto"/>
        <w:rPr>
          <w:rFonts w:ascii="Times New Roman" w:hAnsi="Times New Roman" w:cs="Times New Roman"/>
          <w:lang w:val="en-IN"/>
        </w:rPr>
      </w:pPr>
      <w:r w:rsidRPr="0063795A">
        <w:rPr>
          <w:rFonts w:ascii="Times New Roman" w:hAnsi="Times New Roman" w:cs="Times New Roman"/>
          <w:lang w:val="en-IN"/>
        </w:rPr>
        <w:t>Upload, transmit, or introduce viruses, malware, ransomware, spyware, Trojan horses, or any other malicious code to the Platform</w:t>
      </w:r>
    </w:p>
    <w:p w14:paraId="396BBE94" w14:textId="4F9AC9FE" w:rsidR="0063795A" w:rsidRPr="0063795A" w:rsidRDefault="0063795A" w:rsidP="0063795A">
      <w:pPr>
        <w:numPr>
          <w:ilvl w:val="0"/>
          <w:numId w:val="66"/>
        </w:numPr>
        <w:spacing w:line="276" w:lineRule="auto"/>
        <w:rPr>
          <w:rFonts w:ascii="Times New Roman" w:hAnsi="Times New Roman" w:cs="Times New Roman"/>
          <w:lang w:val="en-IN"/>
        </w:rPr>
      </w:pPr>
      <w:r w:rsidRPr="0063795A">
        <w:rPr>
          <w:rFonts w:ascii="Times New Roman" w:hAnsi="Times New Roman" w:cs="Times New Roman"/>
          <w:lang w:val="en-IN"/>
        </w:rPr>
        <w:t>Use automated scripts, bots, crawlers, scrapers, or data-mining tools to extract Platform Content, AI Outputs, or User data at scale</w:t>
      </w:r>
    </w:p>
    <w:p w14:paraId="757B0283" w14:textId="0043F20A" w:rsidR="0063795A" w:rsidRPr="0063795A" w:rsidRDefault="0063795A" w:rsidP="0063795A">
      <w:pPr>
        <w:numPr>
          <w:ilvl w:val="0"/>
          <w:numId w:val="66"/>
        </w:numPr>
        <w:spacing w:line="276" w:lineRule="auto"/>
        <w:rPr>
          <w:rFonts w:ascii="Times New Roman" w:hAnsi="Times New Roman" w:cs="Times New Roman"/>
          <w:lang w:val="en-IN"/>
        </w:rPr>
      </w:pPr>
      <w:r w:rsidRPr="0063795A">
        <w:rPr>
          <w:rFonts w:ascii="Times New Roman" w:hAnsi="Times New Roman" w:cs="Times New Roman"/>
          <w:lang w:val="en-IN"/>
        </w:rPr>
        <w:t>Attempt to reverse-engineer, decompile, disassemble, or extract the source code, AI model architecture, training data, or proprietary algorithms of the Platform</w:t>
      </w:r>
    </w:p>
    <w:p w14:paraId="0B1C5820" w14:textId="0BC491AB" w:rsidR="0063795A" w:rsidRPr="0063795A" w:rsidRDefault="0063795A" w:rsidP="0063795A">
      <w:pPr>
        <w:numPr>
          <w:ilvl w:val="0"/>
          <w:numId w:val="66"/>
        </w:numPr>
        <w:spacing w:line="276" w:lineRule="auto"/>
        <w:rPr>
          <w:rFonts w:ascii="Times New Roman" w:hAnsi="Times New Roman" w:cs="Times New Roman"/>
          <w:lang w:val="en-IN"/>
        </w:rPr>
      </w:pPr>
      <w:r w:rsidRPr="0063795A">
        <w:rPr>
          <w:rFonts w:ascii="Times New Roman" w:hAnsi="Times New Roman" w:cs="Times New Roman"/>
          <w:lang w:val="en-IN"/>
        </w:rPr>
        <w:t xml:space="preserve">Exploit any bug, vulnerability, or unintended feature of the Platform. Users who discover vulnerabilities are encouraged to report them responsibly to </w:t>
      </w:r>
      <w:r w:rsidR="00B542D9">
        <w:rPr>
          <w:rFonts w:ascii="Times New Roman" w:hAnsi="Times New Roman" w:cs="Times New Roman"/>
          <w:lang w:val="en-IN"/>
        </w:rPr>
        <w:t>support@takesolutions.com</w:t>
      </w:r>
      <w:r w:rsidRPr="0063795A">
        <w:rPr>
          <w:rFonts w:ascii="Times New Roman" w:hAnsi="Times New Roman" w:cs="Times New Roman"/>
          <w:lang w:val="en-IN"/>
        </w:rPr>
        <w:t xml:space="preserve"> rather than exploit them</w:t>
      </w:r>
    </w:p>
    <w:p w14:paraId="596D72C1" w14:textId="7710D561" w:rsidR="0063795A" w:rsidRPr="0063795A" w:rsidRDefault="0063795A" w:rsidP="0063795A">
      <w:pPr>
        <w:numPr>
          <w:ilvl w:val="0"/>
          <w:numId w:val="66"/>
        </w:numPr>
        <w:spacing w:line="276" w:lineRule="auto"/>
        <w:rPr>
          <w:rFonts w:ascii="Times New Roman" w:hAnsi="Times New Roman" w:cs="Times New Roman"/>
          <w:lang w:val="en-IN"/>
        </w:rPr>
      </w:pPr>
      <w:r w:rsidRPr="0063795A">
        <w:rPr>
          <w:rFonts w:ascii="Times New Roman" w:hAnsi="Times New Roman" w:cs="Times New Roman"/>
          <w:lang w:val="en-IN"/>
        </w:rPr>
        <w:t>Circumvent or disable any security, access control, or data protection measure implemented on the Platform</w:t>
      </w:r>
    </w:p>
    <w:p w14:paraId="402744A1" w14:textId="77777777" w:rsidR="0063795A" w:rsidRPr="0063795A" w:rsidRDefault="0063795A" w:rsidP="0063795A">
      <w:pPr>
        <w:spacing w:line="276" w:lineRule="auto"/>
        <w:rPr>
          <w:rFonts w:ascii="Times New Roman" w:hAnsi="Times New Roman" w:cs="Times New Roman"/>
          <w:lang w:val="en-IN"/>
        </w:rPr>
      </w:pPr>
      <w:r w:rsidRPr="0063795A">
        <w:rPr>
          <w:rFonts w:ascii="Times New Roman" w:hAnsi="Times New Roman" w:cs="Times New Roman"/>
          <w:lang w:val="en-IN"/>
        </w:rPr>
        <w:t>Users must not:</w:t>
      </w:r>
    </w:p>
    <w:p w14:paraId="3D80B359" w14:textId="22480517" w:rsidR="0063795A" w:rsidRPr="0063795A" w:rsidRDefault="0063795A" w:rsidP="0063795A">
      <w:pPr>
        <w:numPr>
          <w:ilvl w:val="0"/>
          <w:numId w:val="67"/>
        </w:numPr>
        <w:spacing w:line="276" w:lineRule="auto"/>
        <w:rPr>
          <w:rFonts w:ascii="Times New Roman" w:hAnsi="Times New Roman" w:cs="Times New Roman"/>
          <w:lang w:val="en-IN"/>
        </w:rPr>
      </w:pPr>
      <w:r w:rsidRPr="0063795A">
        <w:rPr>
          <w:rFonts w:ascii="Times New Roman" w:hAnsi="Times New Roman" w:cs="Times New Roman"/>
          <w:lang w:val="en-IN"/>
        </w:rPr>
        <w:lastRenderedPageBreak/>
        <w:t xml:space="preserve">Use the Platform or its AI Outputs for commercial </w:t>
      </w:r>
      <w:proofErr w:type="gramStart"/>
      <w:r w:rsidRPr="0063795A">
        <w:rPr>
          <w:rFonts w:ascii="Times New Roman" w:hAnsi="Times New Roman" w:cs="Times New Roman"/>
          <w:lang w:val="en-IN"/>
        </w:rPr>
        <w:t>purposes  including</w:t>
      </w:r>
      <w:proofErr w:type="gramEnd"/>
      <w:r w:rsidRPr="0063795A">
        <w:rPr>
          <w:rFonts w:ascii="Times New Roman" w:hAnsi="Times New Roman" w:cs="Times New Roman"/>
          <w:lang w:val="en-IN"/>
        </w:rPr>
        <w:t xml:space="preserve"> resale, redistribution, or incorporation into competing products or services  without prior written authorisation from the Company</w:t>
      </w:r>
    </w:p>
    <w:p w14:paraId="0D6D3587" w14:textId="1EF61B15" w:rsidR="0063795A" w:rsidRPr="0063795A" w:rsidRDefault="0063795A" w:rsidP="0063795A">
      <w:pPr>
        <w:numPr>
          <w:ilvl w:val="0"/>
          <w:numId w:val="67"/>
        </w:numPr>
        <w:spacing w:line="276" w:lineRule="auto"/>
        <w:rPr>
          <w:rFonts w:ascii="Times New Roman" w:hAnsi="Times New Roman" w:cs="Times New Roman"/>
          <w:lang w:val="en-IN"/>
        </w:rPr>
      </w:pPr>
      <w:r w:rsidRPr="0063795A">
        <w:rPr>
          <w:rFonts w:ascii="Times New Roman" w:hAnsi="Times New Roman" w:cs="Times New Roman"/>
          <w:lang w:val="en-IN"/>
        </w:rPr>
        <w:t>Use the Platform to solicit or market health products, supplements, insurance products, or competing health services to other Users</w:t>
      </w:r>
    </w:p>
    <w:p w14:paraId="31AB2781" w14:textId="6279C8EC" w:rsidR="0063795A" w:rsidRPr="0063795A" w:rsidRDefault="0063795A" w:rsidP="0063795A">
      <w:pPr>
        <w:numPr>
          <w:ilvl w:val="0"/>
          <w:numId w:val="67"/>
        </w:numPr>
        <w:spacing w:line="276" w:lineRule="auto"/>
        <w:rPr>
          <w:rFonts w:ascii="Times New Roman" w:hAnsi="Times New Roman" w:cs="Times New Roman"/>
          <w:lang w:val="en-IN"/>
        </w:rPr>
      </w:pPr>
      <w:r w:rsidRPr="0063795A">
        <w:rPr>
          <w:rFonts w:ascii="Times New Roman" w:hAnsi="Times New Roman" w:cs="Times New Roman"/>
          <w:lang w:val="en-IN"/>
        </w:rPr>
        <w:t>Conduct unauthorised market research, competitive intelligence gathering, or data harvesting against the Company's interests</w:t>
      </w:r>
    </w:p>
    <w:p w14:paraId="0E1740D4" w14:textId="4CBE004F" w:rsidR="0063795A" w:rsidRPr="0063795A" w:rsidRDefault="0063795A" w:rsidP="0063795A">
      <w:pPr>
        <w:numPr>
          <w:ilvl w:val="0"/>
          <w:numId w:val="67"/>
        </w:numPr>
        <w:spacing w:line="276" w:lineRule="auto"/>
        <w:rPr>
          <w:rFonts w:ascii="Times New Roman" w:hAnsi="Times New Roman" w:cs="Times New Roman"/>
          <w:lang w:val="en-IN"/>
        </w:rPr>
      </w:pPr>
      <w:r w:rsidRPr="0063795A">
        <w:rPr>
          <w:rFonts w:ascii="Times New Roman" w:hAnsi="Times New Roman" w:cs="Times New Roman"/>
          <w:lang w:val="en-IN"/>
        </w:rPr>
        <w:t>Post promotional content, spam, phishing links, or affiliate marketing materials through any User-facing channel on the Platform</w:t>
      </w:r>
    </w:p>
    <w:p w14:paraId="115E8B81" w14:textId="77777777" w:rsidR="0063795A" w:rsidRPr="0063795A" w:rsidRDefault="0063795A" w:rsidP="0063795A">
      <w:pPr>
        <w:spacing w:line="276" w:lineRule="auto"/>
        <w:rPr>
          <w:rFonts w:ascii="Times New Roman" w:hAnsi="Times New Roman" w:cs="Times New Roman"/>
          <w:lang w:val="en-IN"/>
        </w:rPr>
      </w:pPr>
      <w:r w:rsidRPr="0063795A">
        <w:rPr>
          <w:rFonts w:ascii="Times New Roman" w:hAnsi="Times New Roman" w:cs="Times New Roman"/>
          <w:lang w:val="en-IN"/>
        </w:rPr>
        <w:t>Users who are healthcare professionals accessing the Platform in a professional capacity must not:</w:t>
      </w:r>
    </w:p>
    <w:p w14:paraId="731A98CB" w14:textId="301EB3C3" w:rsidR="0063795A" w:rsidRPr="0063795A" w:rsidRDefault="0063795A" w:rsidP="0063795A">
      <w:pPr>
        <w:numPr>
          <w:ilvl w:val="0"/>
          <w:numId w:val="68"/>
        </w:numPr>
        <w:spacing w:line="276" w:lineRule="auto"/>
        <w:rPr>
          <w:rFonts w:ascii="Times New Roman" w:hAnsi="Times New Roman" w:cs="Times New Roman"/>
          <w:lang w:val="en-IN"/>
        </w:rPr>
      </w:pPr>
      <w:r w:rsidRPr="0063795A">
        <w:rPr>
          <w:rFonts w:ascii="Times New Roman" w:hAnsi="Times New Roman" w:cs="Times New Roman"/>
          <w:lang w:val="en-IN"/>
        </w:rPr>
        <w:t>Use the Platform to issue prescriptions, diagnoses, or treatment plans that fall outside the scope permitted by the Telemedicine Practice Guidelines 2020</w:t>
      </w:r>
    </w:p>
    <w:p w14:paraId="5E64A825" w14:textId="24E30A3F" w:rsidR="0063795A" w:rsidRPr="0063795A" w:rsidRDefault="0063795A" w:rsidP="0063795A">
      <w:pPr>
        <w:numPr>
          <w:ilvl w:val="0"/>
          <w:numId w:val="68"/>
        </w:numPr>
        <w:spacing w:line="276" w:lineRule="auto"/>
        <w:rPr>
          <w:rFonts w:ascii="Times New Roman" w:hAnsi="Times New Roman" w:cs="Times New Roman"/>
          <w:lang w:val="en-IN"/>
        </w:rPr>
      </w:pPr>
      <w:r w:rsidRPr="0063795A">
        <w:rPr>
          <w:rFonts w:ascii="Times New Roman" w:hAnsi="Times New Roman" w:cs="Times New Roman"/>
          <w:lang w:val="en-IN"/>
        </w:rPr>
        <w:t>Access patient health data through the Platform outside the scope of a valid, consented healthcare relationship</w:t>
      </w:r>
    </w:p>
    <w:p w14:paraId="56936BC8" w14:textId="350CD486" w:rsidR="0063795A" w:rsidRPr="0063795A" w:rsidRDefault="0063795A" w:rsidP="0063795A">
      <w:pPr>
        <w:numPr>
          <w:ilvl w:val="0"/>
          <w:numId w:val="68"/>
        </w:numPr>
        <w:spacing w:line="276" w:lineRule="auto"/>
        <w:rPr>
          <w:rFonts w:ascii="Times New Roman" w:hAnsi="Times New Roman" w:cs="Times New Roman"/>
          <w:lang w:val="en-IN"/>
        </w:rPr>
      </w:pPr>
      <w:r w:rsidRPr="0063795A">
        <w:rPr>
          <w:rFonts w:ascii="Times New Roman" w:hAnsi="Times New Roman" w:cs="Times New Roman"/>
          <w:lang w:val="en-IN"/>
        </w:rPr>
        <w:t>Facilitate or encourage patients to use the Platform as a substitute for clinically indicated in-person medical care</w:t>
      </w:r>
    </w:p>
    <w:p w14:paraId="709AB769" w14:textId="4841F704" w:rsidR="0063795A" w:rsidRPr="0063795A" w:rsidRDefault="0063795A" w:rsidP="0063795A">
      <w:pPr>
        <w:numPr>
          <w:ilvl w:val="0"/>
          <w:numId w:val="68"/>
        </w:numPr>
        <w:spacing w:line="276" w:lineRule="auto"/>
        <w:rPr>
          <w:rFonts w:ascii="Times New Roman" w:hAnsi="Times New Roman" w:cs="Times New Roman"/>
          <w:lang w:val="en-IN"/>
        </w:rPr>
      </w:pPr>
      <w:r w:rsidRPr="0063795A">
        <w:rPr>
          <w:rFonts w:ascii="Times New Roman" w:hAnsi="Times New Roman" w:cs="Times New Roman"/>
          <w:lang w:val="en-IN"/>
        </w:rPr>
        <w:t>Engage in any conduct that violates the ethics regulations of the National Medical Commission or relevant State Medical Council</w:t>
      </w:r>
    </w:p>
    <w:p w14:paraId="64D05A06" w14:textId="25AE223B" w:rsidR="0063795A" w:rsidRPr="0063795A" w:rsidRDefault="0063795A" w:rsidP="0063795A">
      <w:pPr>
        <w:spacing w:line="276" w:lineRule="auto"/>
        <w:rPr>
          <w:rFonts w:ascii="Times New Roman" w:hAnsi="Times New Roman" w:cs="Times New Roman"/>
          <w:b/>
          <w:bCs/>
          <w:lang w:val="en-IN"/>
        </w:rPr>
      </w:pPr>
      <w:r w:rsidRPr="0063795A">
        <w:rPr>
          <w:rFonts w:ascii="Times New Roman" w:hAnsi="Times New Roman" w:cs="Times New Roman"/>
          <w:b/>
          <w:bCs/>
          <w:lang w:val="en-IN"/>
        </w:rPr>
        <w:t>Reporting Prohibited Conduct</w:t>
      </w:r>
    </w:p>
    <w:p w14:paraId="281A8B0C" w14:textId="77777777" w:rsidR="0063795A" w:rsidRPr="0063795A" w:rsidRDefault="0063795A" w:rsidP="0063795A">
      <w:pPr>
        <w:spacing w:line="276" w:lineRule="auto"/>
        <w:rPr>
          <w:rFonts w:ascii="Times New Roman" w:hAnsi="Times New Roman" w:cs="Times New Roman"/>
          <w:lang w:val="en-IN"/>
        </w:rPr>
      </w:pPr>
      <w:r w:rsidRPr="0063795A">
        <w:rPr>
          <w:rFonts w:ascii="Times New Roman" w:hAnsi="Times New Roman" w:cs="Times New Roman"/>
          <w:lang w:val="en-IN"/>
        </w:rPr>
        <w:t>The Company encourages all Users and third parties to report suspected violations of this AUP to the Grievance Officer.</w:t>
      </w:r>
    </w:p>
    <w:p w14:paraId="1D55104C" w14:textId="581CCA5A" w:rsidR="0063795A" w:rsidRPr="0063795A" w:rsidRDefault="0063795A" w:rsidP="0063795A">
      <w:pPr>
        <w:spacing w:line="276" w:lineRule="auto"/>
        <w:rPr>
          <w:rFonts w:ascii="Times New Roman" w:hAnsi="Times New Roman" w:cs="Times New Roman"/>
          <w:lang w:val="en-IN"/>
        </w:rPr>
      </w:pPr>
      <w:r w:rsidRPr="0063795A">
        <w:rPr>
          <w:rFonts w:ascii="Times New Roman" w:hAnsi="Times New Roman" w:cs="Times New Roman"/>
          <w:b/>
          <w:bCs/>
          <w:lang w:val="en-IN"/>
        </w:rPr>
        <w:t>Grievance Officer  AUP Violation Reports</w:t>
      </w:r>
      <w:r w:rsidR="00B542D9">
        <w:rPr>
          <w:rFonts w:ascii="Times New Roman" w:hAnsi="Times New Roman" w:cs="Times New Roman"/>
          <w:b/>
          <w:bCs/>
          <w:lang w:val="en-IN"/>
        </w:rPr>
        <w:tab/>
      </w:r>
      <w:r w:rsidRPr="0063795A">
        <w:rPr>
          <w:rFonts w:ascii="Times New Roman" w:hAnsi="Times New Roman" w:cs="Times New Roman"/>
          <w:lang w:val="en-IN"/>
        </w:rPr>
        <w:br/>
        <w:t>Email:</w:t>
      </w:r>
      <w:r w:rsidR="00B542D9">
        <w:rPr>
          <w:rFonts w:ascii="Times New Roman" w:hAnsi="Times New Roman" w:cs="Times New Roman"/>
          <w:lang w:val="en-IN"/>
        </w:rPr>
        <w:t xml:space="preserve"> support@takesolutions.com</w:t>
      </w:r>
      <w:r w:rsidRPr="0063795A">
        <w:rPr>
          <w:rFonts w:ascii="Times New Roman" w:hAnsi="Times New Roman" w:cs="Times New Roman"/>
          <w:lang w:val="en-IN"/>
        </w:rPr>
        <w:t xml:space="preserve"> | Subject: "AUP Violation Report"</w:t>
      </w:r>
      <w:r w:rsidRPr="0063795A">
        <w:rPr>
          <w:rFonts w:ascii="Times New Roman" w:hAnsi="Times New Roman" w:cs="Times New Roman"/>
          <w:lang w:val="en-IN"/>
        </w:rPr>
        <w:br/>
        <w:t>Acknowledgement within 24 hours | Resolution within 15 days (IT Intermediary Guidelines 2021)</w:t>
      </w:r>
    </w:p>
    <w:p w14:paraId="635EEB47" w14:textId="77777777" w:rsidR="0063795A" w:rsidRPr="0063795A" w:rsidRDefault="0063795A" w:rsidP="0063795A">
      <w:pPr>
        <w:spacing w:line="276" w:lineRule="auto"/>
        <w:rPr>
          <w:rFonts w:ascii="Times New Roman" w:hAnsi="Times New Roman" w:cs="Times New Roman"/>
          <w:lang w:val="en-IN"/>
        </w:rPr>
      </w:pPr>
      <w:r w:rsidRPr="0063795A">
        <w:rPr>
          <w:rFonts w:ascii="Times New Roman" w:hAnsi="Times New Roman" w:cs="Times New Roman"/>
          <w:lang w:val="en-IN"/>
        </w:rPr>
        <w:t>Reports should include: a description of the suspected violation; the specific content or conduct at issue; the URL or location on the Platform where it occurred; and the reporter's contact details. The Company shall investigate all bona fide reports in good faith. Anonymous reports will be considered but may be limited in their investigative utility.</w:t>
      </w:r>
    </w:p>
    <w:p w14:paraId="62C46506" w14:textId="25275DF1" w:rsidR="0063795A" w:rsidRPr="0063795A" w:rsidRDefault="0063795A" w:rsidP="0063795A">
      <w:pPr>
        <w:spacing w:line="276" w:lineRule="auto"/>
        <w:rPr>
          <w:rFonts w:ascii="Times New Roman" w:hAnsi="Times New Roman" w:cs="Times New Roman"/>
          <w:b/>
          <w:bCs/>
          <w:lang w:val="en-IN"/>
        </w:rPr>
      </w:pPr>
      <w:r w:rsidRPr="0063795A">
        <w:rPr>
          <w:rFonts w:ascii="Times New Roman" w:hAnsi="Times New Roman" w:cs="Times New Roman"/>
          <w:b/>
          <w:bCs/>
          <w:lang w:val="en-IN"/>
        </w:rPr>
        <w:t>Consequences of Violation</w:t>
      </w:r>
    </w:p>
    <w:p w14:paraId="23647A63" w14:textId="77777777" w:rsidR="0063795A" w:rsidRPr="0063795A" w:rsidRDefault="0063795A" w:rsidP="0063795A">
      <w:pPr>
        <w:spacing w:line="276" w:lineRule="auto"/>
        <w:rPr>
          <w:rFonts w:ascii="Times New Roman" w:hAnsi="Times New Roman" w:cs="Times New Roman"/>
          <w:lang w:val="en-IN"/>
        </w:rPr>
      </w:pPr>
      <w:r w:rsidRPr="0063795A">
        <w:rPr>
          <w:rFonts w:ascii="Times New Roman" w:hAnsi="Times New Roman" w:cs="Times New Roman"/>
          <w:lang w:val="en-IN"/>
        </w:rPr>
        <w:t>The Company reserves the right, at its sole discretion and without prior notice where urgency or safety demands, to take any or all of the following actions upon a violation of this AUP:</w:t>
      </w:r>
    </w:p>
    <w:p w14:paraId="60B7EE52" w14:textId="724BA424" w:rsidR="0063795A" w:rsidRPr="0063795A" w:rsidRDefault="0063795A" w:rsidP="0063795A">
      <w:pPr>
        <w:numPr>
          <w:ilvl w:val="0"/>
          <w:numId w:val="69"/>
        </w:numPr>
        <w:spacing w:line="276" w:lineRule="auto"/>
        <w:rPr>
          <w:rFonts w:ascii="Times New Roman" w:hAnsi="Times New Roman" w:cs="Times New Roman"/>
          <w:lang w:val="en-IN"/>
        </w:rPr>
      </w:pPr>
      <w:r w:rsidRPr="0063795A">
        <w:rPr>
          <w:rFonts w:ascii="Times New Roman" w:hAnsi="Times New Roman" w:cs="Times New Roman"/>
          <w:lang w:val="en-IN"/>
        </w:rPr>
        <w:t>Issue a formal written warning to the User</w:t>
      </w:r>
    </w:p>
    <w:p w14:paraId="0B3EAF23" w14:textId="5AE4DEC1" w:rsidR="0063795A" w:rsidRPr="0063795A" w:rsidRDefault="0063795A" w:rsidP="0063795A">
      <w:pPr>
        <w:numPr>
          <w:ilvl w:val="0"/>
          <w:numId w:val="69"/>
        </w:numPr>
        <w:spacing w:line="276" w:lineRule="auto"/>
        <w:rPr>
          <w:rFonts w:ascii="Times New Roman" w:hAnsi="Times New Roman" w:cs="Times New Roman"/>
          <w:lang w:val="en-IN"/>
        </w:rPr>
      </w:pPr>
      <w:r w:rsidRPr="0063795A">
        <w:rPr>
          <w:rFonts w:ascii="Times New Roman" w:hAnsi="Times New Roman" w:cs="Times New Roman"/>
          <w:lang w:val="en-IN"/>
        </w:rPr>
        <w:t>Temporarily suspend the User's Account and access to the Platform</w:t>
      </w:r>
    </w:p>
    <w:p w14:paraId="7ED1820A" w14:textId="19427EB0" w:rsidR="0063795A" w:rsidRPr="0063795A" w:rsidRDefault="0063795A" w:rsidP="0063795A">
      <w:pPr>
        <w:numPr>
          <w:ilvl w:val="0"/>
          <w:numId w:val="69"/>
        </w:numPr>
        <w:spacing w:line="276" w:lineRule="auto"/>
        <w:rPr>
          <w:rFonts w:ascii="Times New Roman" w:hAnsi="Times New Roman" w:cs="Times New Roman"/>
          <w:lang w:val="en-IN"/>
        </w:rPr>
      </w:pPr>
      <w:r w:rsidRPr="0063795A">
        <w:rPr>
          <w:rFonts w:ascii="Times New Roman" w:hAnsi="Times New Roman" w:cs="Times New Roman"/>
          <w:lang w:val="en-IN"/>
        </w:rPr>
        <w:t>Permanently terminate the User's Account and bar future registration</w:t>
      </w:r>
    </w:p>
    <w:p w14:paraId="4676BFE7" w14:textId="2702E0FC" w:rsidR="0063795A" w:rsidRPr="0063795A" w:rsidRDefault="0063795A" w:rsidP="0063795A">
      <w:pPr>
        <w:numPr>
          <w:ilvl w:val="0"/>
          <w:numId w:val="69"/>
        </w:numPr>
        <w:spacing w:line="276" w:lineRule="auto"/>
        <w:rPr>
          <w:rFonts w:ascii="Times New Roman" w:hAnsi="Times New Roman" w:cs="Times New Roman"/>
          <w:lang w:val="en-IN"/>
        </w:rPr>
      </w:pPr>
      <w:r w:rsidRPr="0063795A">
        <w:rPr>
          <w:rFonts w:ascii="Times New Roman" w:hAnsi="Times New Roman" w:cs="Times New Roman"/>
          <w:lang w:val="en-IN"/>
        </w:rPr>
        <w:t>Remove or disable access to specific UGC or content found to be in violation</w:t>
      </w:r>
    </w:p>
    <w:p w14:paraId="54ACEDF0" w14:textId="347DDC1E" w:rsidR="0063795A" w:rsidRPr="0063795A" w:rsidRDefault="0063795A" w:rsidP="0063795A">
      <w:pPr>
        <w:numPr>
          <w:ilvl w:val="0"/>
          <w:numId w:val="69"/>
        </w:numPr>
        <w:spacing w:line="276" w:lineRule="auto"/>
        <w:rPr>
          <w:rFonts w:ascii="Times New Roman" w:hAnsi="Times New Roman" w:cs="Times New Roman"/>
          <w:lang w:val="en-IN"/>
        </w:rPr>
      </w:pPr>
      <w:r w:rsidRPr="0063795A">
        <w:rPr>
          <w:rFonts w:ascii="Times New Roman" w:hAnsi="Times New Roman" w:cs="Times New Roman"/>
          <w:lang w:val="en-IN"/>
        </w:rPr>
        <w:t>Retain records of the violation and associated data for legal proceedings, regulatory reporting, or law enforcement cooperation</w:t>
      </w:r>
    </w:p>
    <w:p w14:paraId="0930F50B" w14:textId="5B724A0E" w:rsidR="0063795A" w:rsidRPr="0063795A" w:rsidRDefault="0063795A" w:rsidP="0063795A">
      <w:pPr>
        <w:numPr>
          <w:ilvl w:val="0"/>
          <w:numId w:val="69"/>
        </w:numPr>
        <w:spacing w:line="276" w:lineRule="auto"/>
        <w:rPr>
          <w:rFonts w:ascii="Times New Roman" w:hAnsi="Times New Roman" w:cs="Times New Roman"/>
          <w:lang w:val="en-IN"/>
        </w:rPr>
      </w:pPr>
      <w:r w:rsidRPr="0063795A">
        <w:rPr>
          <w:rFonts w:ascii="Times New Roman" w:hAnsi="Times New Roman" w:cs="Times New Roman"/>
          <w:lang w:val="en-IN"/>
        </w:rPr>
        <w:lastRenderedPageBreak/>
        <w:t>Refer the matter to law enforcement authorities and cooperate fully with investigations under the IT Act 2000, the BNS 2023, the DPDPA 2023, and other applicable Indian law</w:t>
      </w:r>
    </w:p>
    <w:p w14:paraId="36356D34" w14:textId="43ECBE7C" w:rsidR="0063795A" w:rsidRPr="0063795A" w:rsidRDefault="0063795A" w:rsidP="0063795A">
      <w:pPr>
        <w:numPr>
          <w:ilvl w:val="0"/>
          <w:numId w:val="69"/>
        </w:numPr>
        <w:spacing w:line="276" w:lineRule="auto"/>
        <w:rPr>
          <w:rFonts w:ascii="Times New Roman" w:hAnsi="Times New Roman" w:cs="Times New Roman"/>
          <w:lang w:val="en-IN"/>
        </w:rPr>
      </w:pPr>
      <w:r w:rsidRPr="0063795A">
        <w:rPr>
          <w:rFonts w:ascii="Times New Roman" w:hAnsi="Times New Roman" w:cs="Times New Roman"/>
          <w:lang w:val="en-IN"/>
        </w:rPr>
        <w:t>Initiate civil or criminal legal proceedings against the User for damages, injunctive relief, or other remedies available under Indian law</w:t>
      </w:r>
    </w:p>
    <w:p w14:paraId="578E538B" w14:textId="2A03D5AD" w:rsidR="0063795A" w:rsidRPr="0063795A" w:rsidRDefault="0063795A" w:rsidP="0063795A">
      <w:pPr>
        <w:spacing w:line="276" w:lineRule="auto"/>
        <w:rPr>
          <w:rFonts w:ascii="Times New Roman" w:hAnsi="Times New Roman" w:cs="Times New Roman"/>
          <w:lang w:val="en-IN"/>
        </w:rPr>
      </w:pPr>
      <w:r w:rsidRPr="0063795A">
        <w:rPr>
          <w:rFonts w:ascii="Times New Roman" w:hAnsi="Times New Roman" w:cs="Times New Roman"/>
          <w:lang w:val="en-IN"/>
        </w:rPr>
        <w:t xml:space="preserve">The Company's safe harbour protection under Section 79 of the IT Act 2000 is contingent on acting expeditiously upon notice of a violation. Accordingly, enforcement actions under this AUP are not merely </w:t>
      </w:r>
      <w:proofErr w:type="gramStart"/>
      <w:r w:rsidRPr="0063795A">
        <w:rPr>
          <w:rFonts w:ascii="Times New Roman" w:hAnsi="Times New Roman" w:cs="Times New Roman"/>
          <w:lang w:val="en-IN"/>
        </w:rPr>
        <w:t>discretionary  they</w:t>
      </w:r>
      <w:proofErr w:type="gramEnd"/>
      <w:r w:rsidRPr="0063795A">
        <w:rPr>
          <w:rFonts w:ascii="Times New Roman" w:hAnsi="Times New Roman" w:cs="Times New Roman"/>
          <w:lang w:val="en-IN"/>
        </w:rPr>
        <w:t xml:space="preserve"> are a legal necessity for the Company's own intermediary protection. Users should expect prompt, firm enforcement of this AUP in all cases.</w:t>
      </w:r>
    </w:p>
    <w:p w14:paraId="35FC2CBC" w14:textId="6C5474E2" w:rsidR="0063795A" w:rsidRPr="0063795A" w:rsidRDefault="0063795A" w:rsidP="0063795A">
      <w:pPr>
        <w:spacing w:line="276" w:lineRule="auto"/>
        <w:rPr>
          <w:rFonts w:ascii="Times New Roman" w:hAnsi="Times New Roman" w:cs="Times New Roman"/>
          <w:b/>
          <w:bCs/>
          <w:lang w:val="en-IN"/>
        </w:rPr>
      </w:pPr>
      <w:r w:rsidRPr="0063795A">
        <w:rPr>
          <w:rFonts w:ascii="Times New Roman" w:hAnsi="Times New Roman" w:cs="Times New Roman"/>
          <w:b/>
          <w:bCs/>
          <w:lang w:val="en-IN"/>
        </w:rPr>
        <w:t>Special Obligations Regarding Minors</w:t>
      </w:r>
    </w:p>
    <w:p w14:paraId="264CE9A3" w14:textId="77777777" w:rsidR="0063795A" w:rsidRPr="0063795A" w:rsidRDefault="0063795A" w:rsidP="0063795A">
      <w:pPr>
        <w:spacing w:line="276" w:lineRule="auto"/>
        <w:rPr>
          <w:rFonts w:ascii="Times New Roman" w:hAnsi="Times New Roman" w:cs="Times New Roman"/>
          <w:lang w:val="en-IN"/>
        </w:rPr>
      </w:pPr>
      <w:r w:rsidRPr="0063795A">
        <w:rPr>
          <w:rFonts w:ascii="Times New Roman" w:hAnsi="Times New Roman" w:cs="Times New Roman"/>
          <w:lang w:val="en-IN"/>
        </w:rPr>
        <w:t>In compliance with the DPDPA 2023 (Section 9), which imposes heightened obligations regarding the processing of children's data (persons under 18 years):</w:t>
      </w:r>
    </w:p>
    <w:p w14:paraId="6FABD4AC" w14:textId="62CCEA1A" w:rsidR="0063795A" w:rsidRPr="0063795A" w:rsidRDefault="0063795A" w:rsidP="0063795A">
      <w:pPr>
        <w:numPr>
          <w:ilvl w:val="0"/>
          <w:numId w:val="70"/>
        </w:numPr>
        <w:spacing w:line="276" w:lineRule="auto"/>
        <w:rPr>
          <w:rFonts w:ascii="Times New Roman" w:hAnsi="Times New Roman" w:cs="Times New Roman"/>
          <w:lang w:val="en-IN"/>
        </w:rPr>
      </w:pPr>
      <w:r w:rsidRPr="0063795A">
        <w:rPr>
          <w:rFonts w:ascii="Times New Roman" w:hAnsi="Times New Roman" w:cs="Times New Roman"/>
          <w:lang w:val="en-IN"/>
        </w:rPr>
        <w:t>The Platform shall not knowingly permit any person below the age of 18 years to create an independent Account without verifiable parental or guardian consent</w:t>
      </w:r>
    </w:p>
    <w:p w14:paraId="2E0ACF1C" w14:textId="6A3DDC1B" w:rsidR="0063795A" w:rsidRPr="0063795A" w:rsidRDefault="0063795A" w:rsidP="0063795A">
      <w:pPr>
        <w:numPr>
          <w:ilvl w:val="0"/>
          <w:numId w:val="70"/>
        </w:numPr>
        <w:spacing w:line="276" w:lineRule="auto"/>
        <w:rPr>
          <w:rFonts w:ascii="Times New Roman" w:hAnsi="Times New Roman" w:cs="Times New Roman"/>
          <w:lang w:val="en-IN"/>
        </w:rPr>
      </w:pPr>
      <w:r w:rsidRPr="0063795A">
        <w:rPr>
          <w:rFonts w:ascii="Times New Roman" w:hAnsi="Times New Roman" w:cs="Times New Roman"/>
          <w:lang w:val="en-IN"/>
        </w:rPr>
        <w:t>Any User providing health data on behalf of a minor warrants that they are the minor's legal parent or guardian</w:t>
      </w:r>
    </w:p>
    <w:p w14:paraId="6FB82BFA" w14:textId="30F3490D" w:rsidR="0063795A" w:rsidRPr="0063795A" w:rsidRDefault="0063795A" w:rsidP="0063795A">
      <w:pPr>
        <w:numPr>
          <w:ilvl w:val="0"/>
          <w:numId w:val="70"/>
        </w:numPr>
        <w:spacing w:line="276" w:lineRule="auto"/>
        <w:rPr>
          <w:rFonts w:ascii="Times New Roman" w:hAnsi="Times New Roman" w:cs="Times New Roman"/>
          <w:lang w:val="en-IN"/>
        </w:rPr>
      </w:pPr>
      <w:r w:rsidRPr="0063795A">
        <w:rPr>
          <w:rFonts w:ascii="Times New Roman" w:hAnsi="Times New Roman" w:cs="Times New Roman"/>
          <w:lang w:val="en-IN"/>
        </w:rPr>
        <w:t xml:space="preserve"> Users must not submit the health data of any minor without the requisite parental consent</w:t>
      </w:r>
    </w:p>
    <w:p w14:paraId="077C089D" w14:textId="5A795378" w:rsidR="0063795A" w:rsidRPr="0063795A" w:rsidRDefault="0063795A" w:rsidP="0063795A">
      <w:pPr>
        <w:numPr>
          <w:ilvl w:val="0"/>
          <w:numId w:val="70"/>
        </w:numPr>
        <w:spacing w:line="276" w:lineRule="auto"/>
        <w:rPr>
          <w:rFonts w:ascii="Times New Roman" w:hAnsi="Times New Roman" w:cs="Times New Roman"/>
          <w:lang w:val="en-IN"/>
        </w:rPr>
      </w:pPr>
      <w:r w:rsidRPr="0063795A">
        <w:rPr>
          <w:rFonts w:ascii="Times New Roman" w:hAnsi="Times New Roman" w:cs="Times New Roman"/>
          <w:lang w:val="en-IN"/>
        </w:rPr>
        <w:t xml:space="preserve">Any suspected instance of a minor accessing the Platform without appropriate consent should be reported immediately to </w:t>
      </w:r>
      <w:r w:rsidR="00B542D9">
        <w:rPr>
          <w:rFonts w:ascii="Times New Roman" w:hAnsi="Times New Roman" w:cs="Times New Roman"/>
          <w:lang w:val="en-IN"/>
        </w:rPr>
        <w:t>support@takesolutions.com</w:t>
      </w:r>
    </w:p>
    <w:p w14:paraId="43C23B28" w14:textId="4B3ABBB2" w:rsidR="0063795A" w:rsidRPr="0063795A" w:rsidRDefault="0063795A" w:rsidP="0063795A">
      <w:pPr>
        <w:spacing w:line="276" w:lineRule="auto"/>
        <w:rPr>
          <w:rFonts w:ascii="Times New Roman" w:hAnsi="Times New Roman" w:cs="Times New Roman"/>
          <w:b/>
          <w:bCs/>
          <w:lang w:val="en-IN"/>
        </w:rPr>
      </w:pPr>
      <w:r w:rsidRPr="0063795A">
        <w:rPr>
          <w:rFonts w:ascii="Times New Roman" w:hAnsi="Times New Roman" w:cs="Times New Roman"/>
          <w:b/>
          <w:bCs/>
          <w:lang w:val="en-IN"/>
        </w:rPr>
        <w:t>Changes to This AUP</w:t>
      </w:r>
    </w:p>
    <w:p w14:paraId="0D64456D" w14:textId="2F587939" w:rsidR="0063795A" w:rsidRPr="0063795A" w:rsidRDefault="0063795A" w:rsidP="0063795A">
      <w:pPr>
        <w:spacing w:line="276" w:lineRule="auto"/>
        <w:rPr>
          <w:rFonts w:ascii="Times New Roman" w:hAnsi="Times New Roman" w:cs="Times New Roman"/>
          <w:lang w:val="en-IN"/>
        </w:rPr>
      </w:pPr>
      <w:r w:rsidRPr="0063795A">
        <w:rPr>
          <w:rFonts w:ascii="Times New Roman" w:hAnsi="Times New Roman" w:cs="Times New Roman"/>
          <w:lang w:val="en-IN"/>
        </w:rPr>
        <w:t>The Company reserves the right to amend this AUP at any time to reflect changes in applicable law, Platform features, or regulatory guidance. Users will be notified of material changes via email or in-Platform notification at least 15 days before changes take effect. Continued use of the Platform after such notification constitutes acceptance of the updated AUP</w:t>
      </w:r>
      <w:r w:rsidRPr="00627A62">
        <w:rPr>
          <w:rFonts w:ascii="Times New Roman" w:hAnsi="Times New Roman" w:cs="Times New Roman"/>
          <w:lang w:val="en-IN"/>
        </w:rPr>
        <w:t>.</w:t>
      </w:r>
    </w:p>
    <w:p w14:paraId="77044D8F" w14:textId="152A941E" w:rsidR="0063795A" w:rsidRPr="0063795A" w:rsidRDefault="0063795A" w:rsidP="0063795A">
      <w:pPr>
        <w:spacing w:line="276" w:lineRule="auto"/>
        <w:jc w:val="center"/>
        <w:rPr>
          <w:rFonts w:ascii="Times New Roman" w:hAnsi="Times New Roman" w:cs="Times New Roman"/>
          <w:b/>
          <w:bCs/>
          <w:lang w:val="en-IN"/>
        </w:rPr>
      </w:pPr>
      <w:r w:rsidRPr="00627A62">
        <w:rPr>
          <w:rFonts w:ascii="Times New Roman" w:hAnsi="Times New Roman" w:cs="Times New Roman"/>
          <w:b/>
          <w:bCs/>
          <w:lang w:val="en-IN"/>
        </w:rPr>
        <w:t>SECTION</w:t>
      </w:r>
      <w:r w:rsidRPr="0063795A">
        <w:rPr>
          <w:rFonts w:ascii="Times New Roman" w:hAnsi="Times New Roman" w:cs="Times New Roman"/>
          <w:b/>
          <w:bCs/>
          <w:lang w:val="en-IN"/>
        </w:rPr>
        <w:t xml:space="preserve"> VIII</w:t>
      </w:r>
      <w:r w:rsidRPr="00627A62">
        <w:rPr>
          <w:rFonts w:ascii="Times New Roman" w:hAnsi="Times New Roman" w:cs="Times New Roman"/>
          <w:b/>
          <w:bCs/>
          <w:lang w:val="en-IN"/>
        </w:rPr>
        <w:t>:</w:t>
      </w:r>
      <w:r w:rsidRPr="0063795A">
        <w:rPr>
          <w:rFonts w:ascii="Times New Roman" w:hAnsi="Times New Roman" w:cs="Times New Roman"/>
          <w:b/>
          <w:bCs/>
          <w:lang w:val="en-IN"/>
        </w:rPr>
        <w:t xml:space="preserve"> CONSENT MANAGEMENT FRAMEWORK</w:t>
      </w:r>
    </w:p>
    <w:p w14:paraId="4FA85D54" w14:textId="77777777" w:rsidR="0063795A" w:rsidRPr="0063795A" w:rsidRDefault="0063795A" w:rsidP="0063795A">
      <w:pPr>
        <w:spacing w:line="276" w:lineRule="auto"/>
        <w:rPr>
          <w:rFonts w:ascii="Times New Roman" w:hAnsi="Times New Roman" w:cs="Times New Roman"/>
          <w:lang w:val="en-IN"/>
        </w:rPr>
      </w:pPr>
      <w:r w:rsidRPr="0063795A">
        <w:rPr>
          <w:rFonts w:ascii="Times New Roman" w:hAnsi="Times New Roman" w:cs="Times New Roman"/>
          <w:lang w:val="en-IN"/>
        </w:rPr>
        <w:t xml:space="preserve">This Consent Management Framework and Electronic Consent Policy ("CMF" or "this Framework") governs the manner in which TAKE Solutions Limited ("Company") obtains, records, manages, and honours the consent of Users for all forms of personal data processing carried out through the </w:t>
      </w:r>
      <w:proofErr w:type="gramStart"/>
      <w:r w:rsidRPr="0063795A">
        <w:rPr>
          <w:rFonts w:ascii="Times New Roman" w:hAnsi="Times New Roman" w:cs="Times New Roman"/>
          <w:lang w:val="en-IN"/>
        </w:rPr>
        <w:t>take.health</w:t>
      </w:r>
      <w:proofErr w:type="gramEnd"/>
      <w:r w:rsidRPr="0063795A">
        <w:rPr>
          <w:rFonts w:ascii="Times New Roman" w:hAnsi="Times New Roman" w:cs="Times New Roman"/>
          <w:lang w:val="en-IN"/>
        </w:rPr>
        <w:t xml:space="preserve"> Platform.</w:t>
      </w:r>
    </w:p>
    <w:p w14:paraId="091144E6" w14:textId="70292583" w:rsidR="0063795A" w:rsidRPr="0063795A" w:rsidRDefault="0063795A" w:rsidP="0063795A">
      <w:pPr>
        <w:spacing w:line="276" w:lineRule="auto"/>
        <w:rPr>
          <w:rFonts w:ascii="Times New Roman" w:hAnsi="Times New Roman" w:cs="Times New Roman"/>
          <w:lang w:val="en-IN"/>
        </w:rPr>
      </w:pPr>
      <w:r w:rsidRPr="0063795A">
        <w:rPr>
          <w:rFonts w:ascii="Times New Roman" w:hAnsi="Times New Roman" w:cs="Times New Roman"/>
          <w:lang w:val="en-IN"/>
        </w:rPr>
        <w:t xml:space="preserve">Consent is the cornerstone of lawful data processing under Indian law. For a preventive healthcare AI platform that processes sensitive health data, obtaining consent in the correct legal form is not merely good </w:t>
      </w:r>
      <w:proofErr w:type="gramStart"/>
      <w:r w:rsidRPr="0063795A">
        <w:rPr>
          <w:rFonts w:ascii="Times New Roman" w:hAnsi="Times New Roman" w:cs="Times New Roman"/>
          <w:lang w:val="en-IN"/>
        </w:rPr>
        <w:t>practice  it</w:t>
      </w:r>
      <w:proofErr w:type="gramEnd"/>
      <w:r w:rsidRPr="0063795A">
        <w:rPr>
          <w:rFonts w:ascii="Times New Roman" w:hAnsi="Times New Roman" w:cs="Times New Roman"/>
          <w:lang w:val="en-IN"/>
        </w:rPr>
        <w:t xml:space="preserve"> is a non-negotiable statutory obligation, the failure of which can expose the Company to penalties, regulatory enforcement, and loss of User trust.</w:t>
      </w:r>
    </w:p>
    <w:p w14:paraId="1F2AA66E" w14:textId="5587876F" w:rsidR="0063795A" w:rsidRPr="0063795A" w:rsidRDefault="0063795A" w:rsidP="0063795A">
      <w:pPr>
        <w:spacing w:line="276" w:lineRule="auto"/>
        <w:rPr>
          <w:rFonts w:ascii="Times New Roman" w:hAnsi="Times New Roman" w:cs="Times New Roman"/>
          <w:b/>
          <w:bCs/>
          <w:lang w:val="en-IN"/>
        </w:rPr>
      </w:pPr>
      <w:r w:rsidRPr="0063795A">
        <w:rPr>
          <w:rFonts w:ascii="Times New Roman" w:hAnsi="Times New Roman" w:cs="Times New Roman"/>
          <w:b/>
          <w:bCs/>
          <w:lang w:val="en-IN"/>
        </w:rPr>
        <w:t>Definitions</w:t>
      </w:r>
    </w:p>
    <w:p w14:paraId="423F8BD3" w14:textId="4C5317B2" w:rsidR="0063795A" w:rsidRPr="0063795A" w:rsidRDefault="0063795A" w:rsidP="0063795A">
      <w:pPr>
        <w:spacing w:line="276" w:lineRule="auto"/>
        <w:rPr>
          <w:rFonts w:ascii="Times New Roman" w:hAnsi="Times New Roman" w:cs="Times New Roman"/>
          <w:lang w:val="en-IN"/>
        </w:rPr>
      </w:pPr>
      <w:r w:rsidRPr="0063795A">
        <w:rPr>
          <w:rFonts w:ascii="Times New Roman" w:hAnsi="Times New Roman" w:cs="Times New Roman"/>
          <w:lang w:val="en-IN"/>
        </w:rPr>
        <w:t xml:space="preserve">For the purposes of this Framework, the following terms apply (in addition to the definitions in </w:t>
      </w:r>
      <w:r w:rsidRPr="00627A62">
        <w:rPr>
          <w:rFonts w:ascii="Times New Roman" w:hAnsi="Times New Roman" w:cs="Times New Roman"/>
          <w:lang w:val="en-IN"/>
        </w:rPr>
        <w:t>ABOVE</w:t>
      </w:r>
      <w:r w:rsidRPr="0063795A">
        <w:rPr>
          <w:rFonts w:ascii="Times New Roman" w:hAnsi="Times New Roman" w:cs="Times New Roman"/>
          <w:lang w:val="en-IN"/>
        </w:rPr>
        <w:t>):</w:t>
      </w:r>
    </w:p>
    <w:p w14:paraId="1AE3EA88" w14:textId="56C7A74E" w:rsidR="0063795A" w:rsidRPr="0063795A" w:rsidRDefault="0063795A" w:rsidP="0063795A">
      <w:pPr>
        <w:numPr>
          <w:ilvl w:val="0"/>
          <w:numId w:val="71"/>
        </w:numPr>
        <w:spacing w:line="276" w:lineRule="auto"/>
        <w:rPr>
          <w:rFonts w:ascii="Times New Roman" w:hAnsi="Times New Roman" w:cs="Times New Roman"/>
          <w:lang w:val="en-IN"/>
        </w:rPr>
      </w:pPr>
      <w:r w:rsidRPr="0063795A">
        <w:rPr>
          <w:rFonts w:ascii="Times New Roman" w:hAnsi="Times New Roman" w:cs="Times New Roman"/>
          <w:b/>
          <w:bCs/>
          <w:lang w:val="en-IN"/>
        </w:rPr>
        <w:t>"Consent"</w:t>
      </w:r>
      <w:r w:rsidRPr="0063795A">
        <w:rPr>
          <w:rFonts w:ascii="Times New Roman" w:hAnsi="Times New Roman" w:cs="Times New Roman"/>
          <w:lang w:val="en-IN"/>
        </w:rPr>
        <w:t> </w:t>
      </w:r>
      <w:r w:rsidRPr="00627A62">
        <w:rPr>
          <w:rFonts w:ascii="Times New Roman" w:hAnsi="Times New Roman" w:cs="Times New Roman"/>
          <w:lang w:val="en-IN"/>
        </w:rPr>
        <w:t>-</w:t>
      </w:r>
      <w:r w:rsidRPr="0063795A">
        <w:rPr>
          <w:rFonts w:ascii="Times New Roman" w:hAnsi="Times New Roman" w:cs="Times New Roman"/>
          <w:lang w:val="en-IN"/>
        </w:rPr>
        <w:t xml:space="preserve"> A freely given, specific, informed, and unambiguous indication of the Data Principal's </w:t>
      </w:r>
      <w:proofErr w:type="gramStart"/>
      <w:r w:rsidRPr="0063795A">
        <w:rPr>
          <w:rFonts w:ascii="Times New Roman" w:hAnsi="Times New Roman" w:cs="Times New Roman"/>
          <w:lang w:val="en-IN"/>
        </w:rPr>
        <w:t>wishes  provided</w:t>
      </w:r>
      <w:proofErr w:type="gramEnd"/>
      <w:r w:rsidRPr="0063795A">
        <w:rPr>
          <w:rFonts w:ascii="Times New Roman" w:hAnsi="Times New Roman" w:cs="Times New Roman"/>
          <w:lang w:val="en-IN"/>
        </w:rPr>
        <w:t xml:space="preserve"> through a clear affirmative action  signifying agreement to the processing of their personal data for a stated purpose</w:t>
      </w:r>
    </w:p>
    <w:p w14:paraId="34A924D2" w14:textId="446A4C1A" w:rsidR="0063795A" w:rsidRPr="0063795A" w:rsidRDefault="0063795A" w:rsidP="0063795A">
      <w:pPr>
        <w:numPr>
          <w:ilvl w:val="0"/>
          <w:numId w:val="71"/>
        </w:numPr>
        <w:spacing w:line="276" w:lineRule="auto"/>
        <w:rPr>
          <w:rFonts w:ascii="Times New Roman" w:hAnsi="Times New Roman" w:cs="Times New Roman"/>
          <w:lang w:val="en-IN"/>
        </w:rPr>
      </w:pPr>
      <w:r w:rsidRPr="0063795A">
        <w:rPr>
          <w:rFonts w:ascii="Times New Roman" w:hAnsi="Times New Roman" w:cs="Times New Roman"/>
          <w:b/>
          <w:bCs/>
          <w:lang w:val="en-IN"/>
        </w:rPr>
        <w:t>"Data Principal"</w:t>
      </w:r>
      <w:r w:rsidRPr="0063795A">
        <w:rPr>
          <w:rFonts w:ascii="Times New Roman" w:hAnsi="Times New Roman" w:cs="Times New Roman"/>
          <w:lang w:val="en-IN"/>
        </w:rPr>
        <w:t> </w:t>
      </w:r>
      <w:r w:rsidRPr="00627A62">
        <w:rPr>
          <w:rFonts w:ascii="Times New Roman" w:hAnsi="Times New Roman" w:cs="Times New Roman"/>
          <w:lang w:val="en-IN"/>
        </w:rPr>
        <w:t>-</w:t>
      </w:r>
      <w:r w:rsidRPr="0063795A">
        <w:rPr>
          <w:rFonts w:ascii="Times New Roman" w:hAnsi="Times New Roman" w:cs="Times New Roman"/>
          <w:lang w:val="en-IN"/>
        </w:rPr>
        <w:t xml:space="preserve"> The individual to whom personal data </w:t>
      </w:r>
      <w:proofErr w:type="gramStart"/>
      <w:r w:rsidRPr="0063795A">
        <w:rPr>
          <w:rFonts w:ascii="Times New Roman" w:hAnsi="Times New Roman" w:cs="Times New Roman"/>
          <w:lang w:val="en-IN"/>
        </w:rPr>
        <w:t>relates  i.e.</w:t>
      </w:r>
      <w:proofErr w:type="gramEnd"/>
      <w:r w:rsidRPr="0063795A">
        <w:rPr>
          <w:rFonts w:ascii="Times New Roman" w:hAnsi="Times New Roman" w:cs="Times New Roman"/>
          <w:lang w:val="en-IN"/>
        </w:rPr>
        <w:t>, the User</w:t>
      </w:r>
    </w:p>
    <w:p w14:paraId="57F655B8" w14:textId="289A0A37" w:rsidR="0063795A" w:rsidRPr="0063795A" w:rsidRDefault="0063795A" w:rsidP="0063795A">
      <w:pPr>
        <w:numPr>
          <w:ilvl w:val="0"/>
          <w:numId w:val="71"/>
        </w:numPr>
        <w:spacing w:line="276" w:lineRule="auto"/>
        <w:rPr>
          <w:rFonts w:ascii="Times New Roman" w:hAnsi="Times New Roman" w:cs="Times New Roman"/>
          <w:lang w:val="en-IN"/>
        </w:rPr>
      </w:pPr>
      <w:r w:rsidRPr="0063795A">
        <w:rPr>
          <w:rFonts w:ascii="Times New Roman" w:hAnsi="Times New Roman" w:cs="Times New Roman"/>
          <w:b/>
          <w:bCs/>
          <w:lang w:val="en-IN"/>
        </w:rPr>
        <w:lastRenderedPageBreak/>
        <w:t>"Data Fiduciary"</w:t>
      </w:r>
      <w:r w:rsidRPr="0063795A">
        <w:rPr>
          <w:rFonts w:ascii="Times New Roman" w:hAnsi="Times New Roman" w:cs="Times New Roman"/>
          <w:lang w:val="en-IN"/>
        </w:rPr>
        <w:t> </w:t>
      </w:r>
      <w:r w:rsidRPr="00627A62">
        <w:rPr>
          <w:rFonts w:ascii="Times New Roman" w:hAnsi="Times New Roman" w:cs="Times New Roman"/>
          <w:lang w:val="en-IN"/>
        </w:rPr>
        <w:t xml:space="preserve">- </w:t>
      </w:r>
      <w:r w:rsidRPr="0063795A">
        <w:rPr>
          <w:rFonts w:ascii="Times New Roman" w:hAnsi="Times New Roman" w:cs="Times New Roman"/>
          <w:lang w:val="en-IN"/>
        </w:rPr>
        <w:t>The Company, which determines the purpose and means of processing personal data</w:t>
      </w:r>
    </w:p>
    <w:p w14:paraId="20434DFC" w14:textId="6BB9214A" w:rsidR="0063795A" w:rsidRPr="0063795A" w:rsidRDefault="0063795A" w:rsidP="0063795A">
      <w:pPr>
        <w:numPr>
          <w:ilvl w:val="0"/>
          <w:numId w:val="71"/>
        </w:numPr>
        <w:spacing w:line="276" w:lineRule="auto"/>
        <w:rPr>
          <w:rFonts w:ascii="Times New Roman" w:hAnsi="Times New Roman" w:cs="Times New Roman"/>
          <w:lang w:val="en-IN"/>
        </w:rPr>
      </w:pPr>
      <w:r w:rsidRPr="0063795A">
        <w:rPr>
          <w:rFonts w:ascii="Times New Roman" w:hAnsi="Times New Roman" w:cs="Times New Roman"/>
          <w:b/>
          <w:bCs/>
          <w:lang w:val="en-IN"/>
        </w:rPr>
        <w:t>"Data Processor"</w:t>
      </w:r>
      <w:r w:rsidRPr="0063795A">
        <w:rPr>
          <w:rFonts w:ascii="Times New Roman" w:hAnsi="Times New Roman" w:cs="Times New Roman"/>
          <w:lang w:val="en-IN"/>
        </w:rPr>
        <w:t> </w:t>
      </w:r>
      <w:r w:rsidRPr="00627A62">
        <w:rPr>
          <w:rFonts w:ascii="Times New Roman" w:hAnsi="Times New Roman" w:cs="Times New Roman"/>
          <w:lang w:val="en-IN"/>
        </w:rPr>
        <w:t xml:space="preserve">- </w:t>
      </w:r>
      <w:r w:rsidRPr="0063795A">
        <w:rPr>
          <w:rFonts w:ascii="Times New Roman" w:hAnsi="Times New Roman" w:cs="Times New Roman"/>
          <w:lang w:val="en-IN"/>
        </w:rPr>
        <w:t>Any third party that processes personal data on behalf of the Company (e.g., cloud hosting providers, AI model vendors, analytics partners)</w:t>
      </w:r>
    </w:p>
    <w:p w14:paraId="511383BA" w14:textId="32644F2A" w:rsidR="0063795A" w:rsidRPr="0063795A" w:rsidRDefault="0063795A" w:rsidP="0063795A">
      <w:pPr>
        <w:numPr>
          <w:ilvl w:val="0"/>
          <w:numId w:val="71"/>
        </w:numPr>
        <w:spacing w:line="276" w:lineRule="auto"/>
        <w:rPr>
          <w:rFonts w:ascii="Times New Roman" w:hAnsi="Times New Roman" w:cs="Times New Roman"/>
          <w:lang w:val="en-IN"/>
        </w:rPr>
      </w:pPr>
      <w:r w:rsidRPr="0063795A">
        <w:rPr>
          <w:rFonts w:ascii="Times New Roman" w:hAnsi="Times New Roman" w:cs="Times New Roman"/>
          <w:b/>
          <w:bCs/>
          <w:lang w:val="en-IN"/>
        </w:rPr>
        <w:t>"Sensitive Personal Data"</w:t>
      </w:r>
      <w:r w:rsidRPr="0063795A">
        <w:rPr>
          <w:rFonts w:ascii="Times New Roman" w:hAnsi="Times New Roman" w:cs="Times New Roman"/>
          <w:lang w:val="en-IN"/>
        </w:rPr>
        <w:t> </w:t>
      </w:r>
      <w:r w:rsidRPr="00627A62">
        <w:rPr>
          <w:rFonts w:ascii="Times New Roman" w:hAnsi="Times New Roman" w:cs="Times New Roman"/>
          <w:lang w:val="en-IN"/>
        </w:rPr>
        <w:t xml:space="preserve">- </w:t>
      </w:r>
      <w:r w:rsidRPr="0063795A">
        <w:rPr>
          <w:rFonts w:ascii="Times New Roman" w:hAnsi="Times New Roman" w:cs="Times New Roman"/>
          <w:lang w:val="en-IN"/>
        </w:rPr>
        <w:t>Health and medical data, biometric data, financial data, and any other category specified under the SPDI Rules 2011 and the DPDPA 2023</w:t>
      </w:r>
    </w:p>
    <w:p w14:paraId="74B165D6" w14:textId="558DD2BE" w:rsidR="0063795A" w:rsidRPr="0063795A" w:rsidRDefault="0063795A" w:rsidP="0063795A">
      <w:pPr>
        <w:numPr>
          <w:ilvl w:val="0"/>
          <w:numId w:val="71"/>
        </w:numPr>
        <w:spacing w:line="276" w:lineRule="auto"/>
        <w:rPr>
          <w:rFonts w:ascii="Times New Roman" w:hAnsi="Times New Roman" w:cs="Times New Roman"/>
          <w:lang w:val="en-IN"/>
        </w:rPr>
      </w:pPr>
      <w:r w:rsidRPr="0063795A">
        <w:rPr>
          <w:rFonts w:ascii="Times New Roman" w:hAnsi="Times New Roman" w:cs="Times New Roman"/>
          <w:b/>
          <w:bCs/>
          <w:lang w:val="en-IN"/>
        </w:rPr>
        <w:t>"Consent Artefact"</w:t>
      </w:r>
      <w:r w:rsidRPr="0063795A">
        <w:rPr>
          <w:rFonts w:ascii="Times New Roman" w:hAnsi="Times New Roman" w:cs="Times New Roman"/>
          <w:lang w:val="en-IN"/>
        </w:rPr>
        <w:t> </w:t>
      </w:r>
      <w:r w:rsidRPr="00627A62">
        <w:rPr>
          <w:rFonts w:ascii="Times New Roman" w:hAnsi="Times New Roman" w:cs="Times New Roman"/>
          <w:lang w:val="en-IN"/>
        </w:rPr>
        <w:t xml:space="preserve">- </w:t>
      </w:r>
      <w:r w:rsidRPr="0063795A">
        <w:rPr>
          <w:rFonts w:ascii="Times New Roman" w:hAnsi="Times New Roman" w:cs="Times New Roman"/>
          <w:lang w:val="en-IN"/>
        </w:rPr>
        <w:t>A machine-readable electronic record of consent as defined in the ABDM Health Data Management Policy</w:t>
      </w:r>
    </w:p>
    <w:p w14:paraId="549CB8D4" w14:textId="6AFC2B80" w:rsidR="0063795A" w:rsidRPr="0063795A" w:rsidRDefault="0063795A" w:rsidP="0063795A">
      <w:pPr>
        <w:numPr>
          <w:ilvl w:val="0"/>
          <w:numId w:val="71"/>
        </w:numPr>
        <w:spacing w:line="276" w:lineRule="auto"/>
        <w:rPr>
          <w:rFonts w:ascii="Times New Roman" w:hAnsi="Times New Roman" w:cs="Times New Roman"/>
          <w:lang w:val="en-IN"/>
        </w:rPr>
      </w:pPr>
      <w:r w:rsidRPr="0063795A">
        <w:rPr>
          <w:rFonts w:ascii="Times New Roman" w:hAnsi="Times New Roman" w:cs="Times New Roman"/>
          <w:b/>
          <w:bCs/>
          <w:lang w:val="en-IN"/>
        </w:rPr>
        <w:t>"Purpose Limitation"</w:t>
      </w:r>
      <w:r w:rsidRPr="0063795A">
        <w:rPr>
          <w:rFonts w:ascii="Times New Roman" w:hAnsi="Times New Roman" w:cs="Times New Roman"/>
          <w:lang w:val="en-IN"/>
        </w:rPr>
        <w:t> </w:t>
      </w:r>
      <w:r w:rsidRPr="00627A62">
        <w:rPr>
          <w:rFonts w:ascii="Times New Roman" w:hAnsi="Times New Roman" w:cs="Times New Roman"/>
          <w:lang w:val="en-IN"/>
        </w:rPr>
        <w:t xml:space="preserve">- </w:t>
      </w:r>
      <w:r w:rsidRPr="0063795A">
        <w:rPr>
          <w:rFonts w:ascii="Times New Roman" w:hAnsi="Times New Roman" w:cs="Times New Roman"/>
          <w:lang w:val="en-IN"/>
        </w:rPr>
        <w:t>The principle that personal data collected for a specified purpose may not be processed for any other purpose without fresh consent</w:t>
      </w:r>
    </w:p>
    <w:p w14:paraId="1B6B810C" w14:textId="7B021FCF" w:rsidR="0063795A" w:rsidRPr="0063795A" w:rsidRDefault="0063795A" w:rsidP="0063795A">
      <w:pPr>
        <w:numPr>
          <w:ilvl w:val="0"/>
          <w:numId w:val="71"/>
        </w:numPr>
        <w:spacing w:line="276" w:lineRule="auto"/>
        <w:rPr>
          <w:rFonts w:ascii="Times New Roman" w:hAnsi="Times New Roman" w:cs="Times New Roman"/>
          <w:lang w:val="en-IN"/>
        </w:rPr>
      </w:pPr>
      <w:r w:rsidRPr="0063795A">
        <w:rPr>
          <w:rFonts w:ascii="Times New Roman" w:hAnsi="Times New Roman" w:cs="Times New Roman"/>
          <w:b/>
          <w:bCs/>
          <w:lang w:val="en-IN"/>
        </w:rPr>
        <w:t>"Withdrawal of Consent"</w:t>
      </w:r>
      <w:r w:rsidRPr="0063795A">
        <w:rPr>
          <w:rFonts w:ascii="Times New Roman" w:hAnsi="Times New Roman" w:cs="Times New Roman"/>
          <w:lang w:val="en-IN"/>
        </w:rPr>
        <w:t> </w:t>
      </w:r>
      <w:r w:rsidRPr="00627A62">
        <w:rPr>
          <w:rFonts w:ascii="Times New Roman" w:hAnsi="Times New Roman" w:cs="Times New Roman"/>
          <w:lang w:val="en-IN"/>
        </w:rPr>
        <w:t>-</w:t>
      </w:r>
      <w:r w:rsidRPr="0063795A">
        <w:rPr>
          <w:rFonts w:ascii="Times New Roman" w:hAnsi="Times New Roman" w:cs="Times New Roman"/>
          <w:lang w:val="en-IN"/>
        </w:rPr>
        <w:t xml:space="preserve"> The revocation by the Data Principal of previously granted consent, which must be as easy to execute as the giving of consent</w:t>
      </w:r>
    </w:p>
    <w:p w14:paraId="3DC1CEF4" w14:textId="1B8B4E79" w:rsidR="0063795A" w:rsidRPr="0063795A" w:rsidRDefault="0063795A" w:rsidP="0063795A">
      <w:pPr>
        <w:spacing w:line="276" w:lineRule="auto"/>
        <w:rPr>
          <w:rFonts w:ascii="Times New Roman" w:hAnsi="Times New Roman" w:cs="Times New Roman"/>
          <w:b/>
          <w:bCs/>
          <w:lang w:val="en-IN"/>
        </w:rPr>
      </w:pPr>
      <w:r w:rsidRPr="0063795A">
        <w:rPr>
          <w:rFonts w:ascii="Times New Roman" w:hAnsi="Times New Roman" w:cs="Times New Roman"/>
          <w:b/>
          <w:bCs/>
          <w:lang w:val="en-IN"/>
        </w:rPr>
        <w:t>Principles of Valid Consent</w:t>
      </w:r>
    </w:p>
    <w:p w14:paraId="4F2D4174" w14:textId="77777777" w:rsidR="0063795A" w:rsidRPr="0063795A" w:rsidRDefault="0063795A" w:rsidP="0063795A">
      <w:pPr>
        <w:spacing w:line="276" w:lineRule="auto"/>
        <w:rPr>
          <w:rFonts w:ascii="Times New Roman" w:hAnsi="Times New Roman" w:cs="Times New Roman"/>
          <w:lang w:val="en-IN"/>
        </w:rPr>
      </w:pPr>
      <w:r w:rsidRPr="0063795A">
        <w:rPr>
          <w:rFonts w:ascii="Times New Roman" w:hAnsi="Times New Roman" w:cs="Times New Roman"/>
          <w:lang w:val="en-IN"/>
        </w:rPr>
        <w:t>All consent obtained by the Company must conform to the following six legally mandated principles:</w:t>
      </w:r>
    </w:p>
    <w:p w14:paraId="667918A4" w14:textId="77777777" w:rsidR="0063795A" w:rsidRPr="00627A62" w:rsidRDefault="0063795A" w:rsidP="0063795A">
      <w:pPr>
        <w:pStyle w:val="ListParagraph"/>
        <w:numPr>
          <w:ilvl w:val="0"/>
          <w:numId w:val="72"/>
        </w:numPr>
        <w:spacing w:line="276" w:lineRule="auto"/>
        <w:rPr>
          <w:rFonts w:ascii="Times New Roman" w:hAnsi="Times New Roman" w:cs="Times New Roman"/>
          <w:lang w:val="en-IN"/>
        </w:rPr>
      </w:pPr>
      <w:r w:rsidRPr="00627A62">
        <w:rPr>
          <w:rFonts w:ascii="Times New Roman" w:hAnsi="Times New Roman" w:cs="Times New Roman"/>
          <w:lang w:val="en-IN"/>
        </w:rPr>
        <w:t>Consent must not be conditioned as a pre-requisite for access to a service where the data processing is not strictly necessary for that service. Bundling consent to non-essential processing (e.g., marketing profiling) with consent to core service delivery is prohibited under the DPDPA 2023.</w:t>
      </w:r>
    </w:p>
    <w:p w14:paraId="3D4554C7" w14:textId="77777777" w:rsidR="0063795A" w:rsidRPr="00627A62" w:rsidRDefault="0063795A" w:rsidP="0063795A">
      <w:pPr>
        <w:pStyle w:val="ListParagraph"/>
        <w:numPr>
          <w:ilvl w:val="0"/>
          <w:numId w:val="72"/>
        </w:numPr>
        <w:spacing w:line="276" w:lineRule="auto"/>
        <w:rPr>
          <w:rFonts w:ascii="Times New Roman" w:hAnsi="Times New Roman" w:cs="Times New Roman"/>
          <w:lang w:val="en-IN"/>
        </w:rPr>
      </w:pPr>
      <w:r w:rsidRPr="00627A62">
        <w:rPr>
          <w:rFonts w:ascii="Times New Roman" w:hAnsi="Times New Roman" w:cs="Times New Roman"/>
          <w:lang w:val="en-IN"/>
        </w:rPr>
        <w:t>Consent must be sought separately for each distinct purpose of data processing. A single omnibus consent for "all data processing activities" does not satisfy the specificity requirement under Section 6 of the DPDPA 2023.</w:t>
      </w:r>
    </w:p>
    <w:p w14:paraId="7517E70D" w14:textId="1E232B79" w:rsidR="0063795A" w:rsidRPr="00627A62" w:rsidRDefault="0063795A" w:rsidP="0063795A">
      <w:pPr>
        <w:pStyle w:val="ListParagraph"/>
        <w:numPr>
          <w:ilvl w:val="0"/>
          <w:numId w:val="72"/>
        </w:numPr>
        <w:spacing w:line="276" w:lineRule="auto"/>
        <w:rPr>
          <w:rFonts w:ascii="Times New Roman" w:hAnsi="Times New Roman" w:cs="Times New Roman"/>
          <w:lang w:val="en-IN"/>
        </w:rPr>
      </w:pPr>
      <w:r w:rsidRPr="00627A62">
        <w:rPr>
          <w:rFonts w:ascii="Times New Roman" w:hAnsi="Times New Roman" w:cs="Times New Roman"/>
          <w:lang w:val="en-IN"/>
        </w:rPr>
        <w:t>Before or at the time of collecting consent, the Company must provide Users with a Data Protection Notice that clearly states: who is collecting the data; what data is being collected; why it is being collected; with whom it will be shared; for how long it will be retained; and what rights the User has.</w:t>
      </w:r>
    </w:p>
    <w:p w14:paraId="4C1EB095" w14:textId="3CF66972" w:rsidR="0063795A" w:rsidRPr="00627A62" w:rsidRDefault="0063795A" w:rsidP="0063795A">
      <w:pPr>
        <w:pStyle w:val="ListParagraph"/>
        <w:numPr>
          <w:ilvl w:val="0"/>
          <w:numId w:val="72"/>
        </w:numPr>
        <w:spacing w:line="276" w:lineRule="auto"/>
        <w:rPr>
          <w:rFonts w:ascii="Times New Roman" w:hAnsi="Times New Roman" w:cs="Times New Roman"/>
          <w:lang w:val="en-IN"/>
        </w:rPr>
      </w:pPr>
      <w:r w:rsidRPr="00627A62">
        <w:rPr>
          <w:rFonts w:ascii="Times New Roman" w:hAnsi="Times New Roman" w:cs="Times New Roman"/>
          <w:lang w:val="en-IN"/>
        </w:rPr>
        <w:t xml:space="preserve">Consent must be expressed through a clear affirmative </w:t>
      </w:r>
      <w:proofErr w:type="gramStart"/>
      <w:r w:rsidRPr="00627A62">
        <w:rPr>
          <w:rFonts w:ascii="Times New Roman" w:hAnsi="Times New Roman" w:cs="Times New Roman"/>
          <w:lang w:val="en-IN"/>
        </w:rPr>
        <w:t>action  such</w:t>
      </w:r>
      <w:proofErr w:type="gramEnd"/>
      <w:r w:rsidRPr="00627A62">
        <w:rPr>
          <w:rFonts w:ascii="Times New Roman" w:hAnsi="Times New Roman" w:cs="Times New Roman"/>
          <w:lang w:val="en-IN"/>
        </w:rPr>
        <w:t xml:space="preserve"> as ticking an unchecked box, clicking a clearly labelled "I Agree" button, or signing an electronic form. Silence, inactivity, pre-ticked boxes, or implied conduct do not constitute valid consent.</w:t>
      </w:r>
    </w:p>
    <w:p w14:paraId="547CC1C0" w14:textId="77777777" w:rsidR="0063795A" w:rsidRPr="00627A62" w:rsidRDefault="0063795A" w:rsidP="0063795A">
      <w:pPr>
        <w:pStyle w:val="ListParagraph"/>
        <w:numPr>
          <w:ilvl w:val="0"/>
          <w:numId w:val="72"/>
        </w:numPr>
        <w:spacing w:line="276" w:lineRule="auto"/>
        <w:rPr>
          <w:rFonts w:ascii="Times New Roman" w:hAnsi="Times New Roman" w:cs="Times New Roman"/>
          <w:lang w:val="en-IN"/>
        </w:rPr>
      </w:pPr>
      <w:r w:rsidRPr="00627A62">
        <w:rPr>
          <w:rFonts w:ascii="Times New Roman" w:hAnsi="Times New Roman" w:cs="Times New Roman"/>
          <w:lang w:val="en-IN"/>
        </w:rPr>
        <w:t>Data collected under a given consent may only be processed for the purpose stated at the time of consent. Any new or extended purpose requires fresh consent.</w:t>
      </w:r>
    </w:p>
    <w:p w14:paraId="4C971C1C" w14:textId="7EA67FAB" w:rsidR="0063795A" w:rsidRPr="00627A62" w:rsidRDefault="0063795A" w:rsidP="0063795A">
      <w:pPr>
        <w:pStyle w:val="ListParagraph"/>
        <w:numPr>
          <w:ilvl w:val="0"/>
          <w:numId w:val="72"/>
        </w:numPr>
        <w:spacing w:line="276" w:lineRule="auto"/>
        <w:rPr>
          <w:rFonts w:ascii="Times New Roman" w:hAnsi="Times New Roman" w:cs="Times New Roman"/>
          <w:lang w:val="en-IN"/>
        </w:rPr>
      </w:pPr>
      <w:r w:rsidRPr="00627A62">
        <w:rPr>
          <w:rFonts w:ascii="Times New Roman" w:hAnsi="Times New Roman" w:cs="Times New Roman"/>
          <w:lang w:val="en-IN"/>
        </w:rPr>
        <w:t>The Data Principal must be able to withdraw consent at any time, through a mechanism that is as simple and accessible as the mechanism through which consent was given. Withdrawal does not affect the lawfulness of prior processing.</w:t>
      </w:r>
    </w:p>
    <w:p w14:paraId="0E65FC1E" w14:textId="5121BB8A" w:rsidR="0063795A" w:rsidRPr="0063795A" w:rsidRDefault="0063795A" w:rsidP="0063795A">
      <w:pPr>
        <w:spacing w:line="276" w:lineRule="auto"/>
        <w:rPr>
          <w:rFonts w:ascii="Times New Roman" w:hAnsi="Times New Roman" w:cs="Times New Roman"/>
          <w:b/>
          <w:bCs/>
          <w:lang w:val="en-IN"/>
        </w:rPr>
      </w:pPr>
      <w:r w:rsidRPr="0063795A">
        <w:rPr>
          <w:rFonts w:ascii="Times New Roman" w:hAnsi="Times New Roman" w:cs="Times New Roman"/>
          <w:b/>
          <w:bCs/>
          <w:lang w:val="en-IN"/>
        </w:rPr>
        <w:t>Five-Layer Consent Architecture</w:t>
      </w:r>
    </w:p>
    <w:p w14:paraId="756A711F" w14:textId="7523EE0C" w:rsidR="00F12B12" w:rsidRPr="00F12B12" w:rsidRDefault="00F12B12" w:rsidP="00F12B12">
      <w:pPr>
        <w:spacing w:line="276" w:lineRule="auto"/>
        <w:rPr>
          <w:rFonts w:ascii="Times New Roman" w:hAnsi="Times New Roman" w:cs="Times New Roman"/>
          <w:lang w:val="en-IN"/>
        </w:rPr>
      </w:pPr>
      <w:r w:rsidRPr="00F12B12">
        <w:rPr>
          <w:rFonts w:ascii="Times New Roman" w:hAnsi="Times New Roman" w:cs="Times New Roman"/>
          <w:lang w:val="en-IN"/>
        </w:rPr>
        <w:t>Given the multi-layered nature of Take.health's data processing</w:t>
      </w:r>
      <w:r w:rsidRPr="00627A62">
        <w:rPr>
          <w:rFonts w:ascii="Times New Roman" w:hAnsi="Times New Roman" w:cs="Times New Roman"/>
          <w:lang w:val="en-IN"/>
        </w:rPr>
        <w:t>:</w:t>
      </w:r>
      <w:r w:rsidRPr="00F12B12">
        <w:rPr>
          <w:rFonts w:ascii="Times New Roman" w:hAnsi="Times New Roman" w:cs="Times New Roman"/>
          <w:lang w:val="en-IN"/>
        </w:rPr>
        <w:t xml:space="preserve"> spanning account registration, health data input, AI analysis, third-party sharing, and ABDM integration</w:t>
      </w:r>
      <w:r w:rsidRPr="00627A62">
        <w:rPr>
          <w:rFonts w:ascii="Times New Roman" w:hAnsi="Times New Roman" w:cs="Times New Roman"/>
          <w:lang w:val="en-IN"/>
        </w:rPr>
        <w:t>,</w:t>
      </w:r>
      <w:r w:rsidRPr="00F12B12">
        <w:rPr>
          <w:rFonts w:ascii="Times New Roman" w:hAnsi="Times New Roman" w:cs="Times New Roman"/>
          <w:lang w:val="en-IN"/>
        </w:rPr>
        <w:t xml:space="preserve"> the consent architecture is structured across five distinct consent layers:</w:t>
      </w:r>
    </w:p>
    <w:p w14:paraId="20F77428" w14:textId="543818BF" w:rsidR="00F12B12" w:rsidRPr="00F12B12" w:rsidRDefault="00F12B12" w:rsidP="00F12B12">
      <w:pPr>
        <w:spacing w:line="276" w:lineRule="auto"/>
        <w:rPr>
          <w:rFonts w:ascii="Times New Roman" w:hAnsi="Times New Roman" w:cs="Times New Roman"/>
          <w:i/>
          <w:iCs/>
          <w:u w:val="single"/>
          <w:lang w:val="en-IN"/>
        </w:rPr>
      </w:pPr>
      <w:r w:rsidRPr="00F12B12">
        <w:rPr>
          <w:rFonts w:ascii="Times New Roman" w:hAnsi="Times New Roman" w:cs="Times New Roman"/>
          <w:i/>
          <w:iCs/>
          <w:u w:val="single"/>
          <w:lang w:val="en-IN"/>
        </w:rPr>
        <w:t xml:space="preserve">Layer </w:t>
      </w:r>
      <w:proofErr w:type="gramStart"/>
      <w:r w:rsidRPr="00F12B12">
        <w:rPr>
          <w:rFonts w:ascii="Times New Roman" w:hAnsi="Times New Roman" w:cs="Times New Roman"/>
          <w:i/>
          <w:iCs/>
          <w:u w:val="single"/>
          <w:lang w:val="en-IN"/>
        </w:rPr>
        <w:t>1  Registration</w:t>
      </w:r>
      <w:proofErr w:type="gramEnd"/>
      <w:r w:rsidRPr="00F12B12">
        <w:rPr>
          <w:rFonts w:ascii="Times New Roman" w:hAnsi="Times New Roman" w:cs="Times New Roman"/>
          <w:i/>
          <w:iCs/>
          <w:u w:val="single"/>
          <w:lang w:val="en-IN"/>
        </w:rPr>
        <w:t xml:space="preserve"> Consent (Account Creation)</w:t>
      </w:r>
    </w:p>
    <w:p w14:paraId="502FE4EB" w14:textId="77777777" w:rsidR="00F12B12" w:rsidRPr="00F12B12" w:rsidRDefault="00F12B12" w:rsidP="00F12B12">
      <w:pPr>
        <w:spacing w:line="276" w:lineRule="auto"/>
        <w:rPr>
          <w:rFonts w:ascii="Times New Roman" w:hAnsi="Times New Roman" w:cs="Times New Roman"/>
          <w:lang w:val="en-IN"/>
        </w:rPr>
      </w:pPr>
      <w:r w:rsidRPr="00F12B12">
        <w:rPr>
          <w:rFonts w:ascii="Times New Roman" w:hAnsi="Times New Roman" w:cs="Times New Roman"/>
          <w:b/>
          <w:bCs/>
          <w:lang w:val="en-IN"/>
        </w:rPr>
        <w:t>Trigger:</w:t>
      </w:r>
      <w:r w:rsidRPr="00F12B12">
        <w:rPr>
          <w:rFonts w:ascii="Times New Roman" w:hAnsi="Times New Roman" w:cs="Times New Roman"/>
          <w:lang w:val="en-IN"/>
        </w:rPr>
        <w:t> Presented during User account creation on the Platform.</w:t>
      </w:r>
    </w:p>
    <w:p w14:paraId="586DE2A9" w14:textId="77777777" w:rsidR="00F12B12" w:rsidRPr="00F12B12" w:rsidRDefault="00F12B12" w:rsidP="00F12B12">
      <w:pPr>
        <w:spacing w:line="276" w:lineRule="auto"/>
        <w:rPr>
          <w:rFonts w:ascii="Times New Roman" w:hAnsi="Times New Roman" w:cs="Times New Roman"/>
          <w:lang w:val="en-IN"/>
        </w:rPr>
      </w:pPr>
      <w:r w:rsidRPr="00F12B12">
        <w:rPr>
          <w:rFonts w:ascii="Times New Roman" w:hAnsi="Times New Roman" w:cs="Times New Roman"/>
          <w:b/>
          <w:bCs/>
          <w:lang w:val="en-IN"/>
        </w:rPr>
        <w:t>Data Processed:</w:t>
      </w:r>
      <w:r w:rsidRPr="00F12B12">
        <w:rPr>
          <w:rFonts w:ascii="Times New Roman" w:hAnsi="Times New Roman" w:cs="Times New Roman"/>
          <w:lang w:val="en-IN"/>
        </w:rPr>
        <w:t> Name, email address, mobile number, date of birth, gender.</w:t>
      </w:r>
    </w:p>
    <w:p w14:paraId="0A9D5EB1" w14:textId="77777777" w:rsidR="00F12B12" w:rsidRPr="00F12B12" w:rsidRDefault="00F12B12" w:rsidP="00F12B12">
      <w:pPr>
        <w:spacing w:line="276" w:lineRule="auto"/>
        <w:rPr>
          <w:rFonts w:ascii="Times New Roman" w:hAnsi="Times New Roman" w:cs="Times New Roman"/>
          <w:lang w:val="en-IN"/>
        </w:rPr>
      </w:pPr>
      <w:r w:rsidRPr="00F12B12">
        <w:rPr>
          <w:rFonts w:ascii="Times New Roman" w:hAnsi="Times New Roman" w:cs="Times New Roman"/>
          <w:b/>
          <w:bCs/>
          <w:lang w:val="en-IN"/>
        </w:rPr>
        <w:t>Consent Obtained For:</w:t>
      </w:r>
    </w:p>
    <w:p w14:paraId="524651FD" w14:textId="77777777" w:rsidR="00F12B12" w:rsidRPr="00F12B12" w:rsidRDefault="00F12B12" w:rsidP="00F12B12">
      <w:pPr>
        <w:numPr>
          <w:ilvl w:val="0"/>
          <w:numId w:val="73"/>
        </w:numPr>
        <w:spacing w:line="276" w:lineRule="auto"/>
        <w:rPr>
          <w:rFonts w:ascii="Times New Roman" w:hAnsi="Times New Roman" w:cs="Times New Roman"/>
          <w:lang w:val="en-IN"/>
        </w:rPr>
      </w:pPr>
      <w:r w:rsidRPr="00F12B12">
        <w:rPr>
          <w:rFonts w:ascii="Times New Roman" w:hAnsi="Times New Roman" w:cs="Times New Roman"/>
          <w:lang w:val="en-IN"/>
        </w:rPr>
        <w:lastRenderedPageBreak/>
        <w:t>Creating and maintaining a Platform account;</w:t>
      </w:r>
    </w:p>
    <w:p w14:paraId="6EC43EC2" w14:textId="77777777" w:rsidR="00F12B12" w:rsidRPr="00F12B12" w:rsidRDefault="00F12B12" w:rsidP="00F12B12">
      <w:pPr>
        <w:numPr>
          <w:ilvl w:val="0"/>
          <w:numId w:val="73"/>
        </w:numPr>
        <w:spacing w:line="276" w:lineRule="auto"/>
        <w:rPr>
          <w:rFonts w:ascii="Times New Roman" w:hAnsi="Times New Roman" w:cs="Times New Roman"/>
          <w:lang w:val="en-IN"/>
        </w:rPr>
      </w:pPr>
      <w:r w:rsidRPr="00F12B12">
        <w:rPr>
          <w:rFonts w:ascii="Times New Roman" w:hAnsi="Times New Roman" w:cs="Times New Roman"/>
          <w:lang w:val="en-IN"/>
        </w:rPr>
        <w:t>Sending service-related communications (OTPs, account notifications, appointment reminders);</w:t>
      </w:r>
    </w:p>
    <w:p w14:paraId="79A88F3C" w14:textId="77777777" w:rsidR="00F12B12" w:rsidRPr="00F12B12" w:rsidRDefault="00F12B12" w:rsidP="00F12B12">
      <w:pPr>
        <w:numPr>
          <w:ilvl w:val="0"/>
          <w:numId w:val="73"/>
        </w:numPr>
        <w:spacing w:line="276" w:lineRule="auto"/>
        <w:rPr>
          <w:rFonts w:ascii="Times New Roman" w:hAnsi="Times New Roman" w:cs="Times New Roman"/>
          <w:lang w:val="en-IN"/>
        </w:rPr>
      </w:pPr>
      <w:r w:rsidRPr="00F12B12">
        <w:rPr>
          <w:rFonts w:ascii="Times New Roman" w:hAnsi="Times New Roman" w:cs="Times New Roman"/>
          <w:lang w:val="en-IN"/>
        </w:rPr>
        <w:t>Processing personal data in accordance with the Privacy Policy; and</w:t>
      </w:r>
    </w:p>
    <w:p w14:paraId="528BED41" w14:textId="77777777" w:rsidR="00F12B12" w:rsidRPr="00F12B12" w:rsidRDefault="00F12B12" w:rsidP="00F12B12">
      <w:pPr>
        <w:numPr>
          <w:ilvl w:val="0"/>
          <w:numId w:val="73"/>
        </w:numPr>
        <w:spacing w:line="276" w:lineRule="auto"/>
        <w:rPr>
          <w:rFonts w:ascii="Times New Roman" w:hAnsi="Times New Roman" w:cs="Times New Roman"/>
          <w:lang w:val="en-IN"/>
        </w:rPr>
      </w:pPr>
      <w:r w:rsidRPr="00F12B12">
        <w:rPr>
          <w:rFonts w:ascii="Times New Roman" w:hAnsi="Times New Roman" w:cs="Times New Roman"/>
          <w:lang w:val="en-IN"/>
        </w:rPr>
        <w:t>Agreement to the Terms of Service and this CMF.</w:t>
      </w:r>
    </w:p>
    <w:p w14:paraId="5D19A536" w14:textId="77777777" w:rsidR="00F12B12" w:rsidRPr="00F12B12" w:rsidRDefault="00F12B12" w:rsidP="00F12B12">
      <w:pPr>
        <w:spacing w:line="276" w:lineRule="auto"/>
        <w:rPr>
          <w:rFonts w:ascii="Times New Roman" w:hAnsi="Times New Roman" w:cs="Times New Roman"/>
          <w:lang w:val="en-IN"/>
        </w:rPr>
      </w:pPr>
      <w:r w:rsidRPr="00F12B12">
        <w:rPr>
          <w:rFonts w:ascii="Times New Roman" w:hAnsi="Times New Roman" w:cs="Times New Roman"/>
          <w:b/>
          <w:bCs/>
          <w:lang w:val="en-IN"/>
        </w:rPr>
        <w:t>Mechanism:</w:t>
      </w:r>
      <w:r w:rsidRPr="00F12B12">
        <w:rPr>
          <w:rFonts w:ascii="Times New Roman" w:hAnsi="Times New Roman" w:cs="Times New Roman"/>
          <w:lang w:val="en-IN"/>
        </w:rPr>
        <w:t> Unchecked checkboxes with clear labels linking to full Privacy Policy and Terms of Service. Clicking "Create Account" without ticking these boxes will not proceed.</w:t>
      </w:r>
    </w:p>
    <w:p w14:paraId="3BE3F736" w14:textId="071A4B88" w:rsidR="00F12B12" w:rsidRPr="00F12B12" w:rsidRDefault="00F12B12" w:rsidP="00F12B12">
      <w:pPr>
        <w:spacing w:line="276" w:lineRule="auto"/>
        <w:rPr>
          <w:rFonts w:ascii="Times New Roman" w:hAnsi="Times New Roman" w:cs="Times New Roman"/>
          <w:lang w:val="en-IN"/>
        </w:rPr>
      </w:pPr>
      <w:r w:rsidRPr="00F12B12">
        <w:rPr>
          <w:rFonts w:ascii="Times New Roman" w:hAnsi="Times New Roman" w:cs="Times New Roman"/>
          <w:b/>
          <w:bCs/>
          <w:lang w:val="en-IN"/>
        </w:rPr>
        <w:t>Consent Record:</w:t>
      </w:r>
      <w:r w:rsidRPr="00F12B12">
        <w:rPr>
          <w:rFonts w:ascii="Times New Roman" w:hAnsi="Times New Roman" w:cs="Times New Roman"/>
          <w:lang w:val="en-IN"/>
        </w:rPr>
        <w:t xml:space="preserve"> Timestamp, IP address, user ID, version of policies </w:t>
      </w:r>
      <w:proofErr w:type="gramStart"/>
      <w:r w:rsidRPr="00F12B12">
        <w:rPr>
          <w:rFonts w:ascii="Times New Roman" w:hAnsi="Times New Roman" w:cs="Times New Roman"/>
          <w:lang w:val="en-IN"/>
        </w:rPr>
        <w:t>accepted  stored</w:t>
      </w:r>
      <w:proofErr w:type="gramEnd"/>
      <w:r w:rsidRPr="00F12B12">
        <w:rPr>
          <w:rFonts w:ascii="Times New Roman" w:hAnsi="Times New Roman" w:cs="Times New Roman"/>
          <w:lang w:val="en-IN"/>
        </w:rPr>
        <w:t xml:space="preserve"> in the Company's Consent Management System.</w:t>
      </w:r>
    </w:p>
    <w:p w14:paraId="2A6D4F74" w14:textId="16D0425A" w:rsidR="00F12B12" w:rsidRPr="00F12B12" w:rsidRDefault="00F12B12" w:rsidP="00F12B12">
      <w:pPr>
        <w:spacing w:line="276" w:lineRule="auto"/>
        <w:rPr>
          <w:rFonts w:ascii="Times New Roman" w:hAnsi="Times New Roman" w:cs="Times New Roman"/>
          <w:i/>
          <w:iCs/>
          <w:u w:val="single"/>
          <w:lang w:val="en-IN"/>
        </w:rPr>
      </w:pPr>
      <w:r w:rsidRPr="00F12B12">
        <w:rPr>
          <w:rFonts w:ascii="Times New Roman" w:hAnsi="Times New Roman" w:cs="Times New Roman"/>
          <w:i/>
          <w:iCs/>
          <w:u w:val="single"/>
          <w:lang w:val="en-IN"/>
        </w:rPr>
        <w:t xml:space="preserve">Layer </w:t>
      </w:r>
      <w:proofErr w:type="gramStart"/>
      <w:r w:rsidRPr="00F12B12">
        <w:rPr>
          <w:rFonts w:ascii="Times New Roman" w:hAnsi="Times New Roman" w:cs="Times New Roman"/>
          <w:i/>
          <w:iCs/>
          <w:u w:val="single"/>
          <w:lang w:val="en-IN"/>
        </w:rPr>
        <w:t>2  Health</w:t>
      </w:r>
      <w:proofErr w:type="gramEnd"/>
      <w:r w:rsidRPr="00F12B12">
        <w:rPr>
          <w:rFonts w:ascii="Times New Roman" w:hAnsi="Times New Roman" w:cs="Times New Roman"/>
          <w:i/>
          <w:iCs/>
          <w:u w:val="single"/>
          <w:lang w:val="en-IN"/>
        </w:rPr>
        <w:t xml:space="preserve"> Data Processing Consent (Sensitive Personal Data)</w:t>
      </w:r>
    </w:p>
    <w:p w14:paraId="3E8DD80D" w14:textId="4E8E3509" w:rsidR="00F12B12" w:rsidRPr="00F12B12" w:rsidRDefault="00F12B12" w:rsidP="00F12B12">
      <w:pPr>
        <w:spacing w:line="276" w:lineRule="auto"/>
        <w:rPr>
          <w:rFonts w:ascii="Times New Roman" w:hAnsi="Times New Roman" w:cs="Times New Roman"/>
          <w:lang w:val="en-IN"/>
        </w:rPr>
      </w:pPr>
      <w:r w:rsidRPr="00F12B12">
        <w:rPr>
          <w:rFonts w:ascii="Times New Roman" w:hAnsi="Times New Roman" w:cs="Times New Roman"/>
          <w:b/>
          <w:bCs/>
          <w:lang w:val="en-IN"/>
        </w:rPr>
        <w:t>Trigger:</w:t>
      </w:r>
      <w:r w:rsidRPr="00F12B12">
        <w:rPr>
          <w:rFonts w:ascii="Times New Roman" w:hAnsi="Times New Roman" w:cs="Times New Roman"/>
          <w:lang w:val="en-IN"/>
        </w:rPr>
        <w:t xml:space="preserve"> Presented before the User submits any health </w:t>
      </w:r>
      <w:proofErr w:type="gramStart"/>
      <w:r w:rsidRPr="00F12B12">
        <w:rPr>
          <w:rFonts w:ascii="Times New Roman" w:hAnsi="Times New Roman" w:cs="Times New Roman"/>
          <w:lang w:val="en-IN"/>
        </w:rPr>
        <w:t>data  including</w:t>
      </w:r>
      <w:proofErr w:type="gramEnd"/>
      <w:r w:rsidRPr="00F12B12">
        <w:rPr>
          <w:rFonts w:ascii="Times New Roman" w:hAnsi="Times New Roman" w:cs="Times New Roman"/>
          <w:lang w:val="en-IN"/>
        </w:rPr>
        <w:t xml:space="preserve"> health questionnaires, diagnostic uploads, wearable device data, medical history, or biometric inputs.</w:t>
      </w:r>
    </w:p>
    <w:p w14:paraId="62A64C6D" w14:textId="409578E7" w:rsidR="00F12B12" w:rsidRPr="00F12B12" w:rsidRDefault="00F12B12" w:rsidP="00F12B12">
      <w:pPr>
        <w:spacing w:line="276" w:lineRule="auto"/>
        <w:rPr>
          <w:rFonts w:ascii="Times New Roman" w:hAnsi="Times New Roman" w:cs="Times New Roman"/>
          <w:lang w:val="en-IN"/>
        </w:rPr>
      </w:pPr>
      <w:r w:rsidRPr="00F12B12">
        <w:rPr>
          <w:rFonts w:ascii="Times New Roman" w:hAnsi="Times New Roman" w:cs="Times New Roman"/>
          <w:b/>
          <w:bCs/>
          <w:lang w:val="en-IN"/>
        </w:rPr>
        <w:t>Data Processed:</w:t>
      </w:r>
      <w:r w:rsidRPr="00F12B12">
        <w:rPr>
          <w:rFonts w:ascii="Times New Roman" w:hAnsi="Times New Roman" w:cs="Times New Roman"/>
          <w:lang w:val="en-IN"/>
        </w:rPr>
        <w:t xml:space="preserve"> Health metrics, medical history, diagnostic reports, symptoms, biometric data, lifestyle </w:t>
      </w:r>
      <w:proofErr w:type="gramStart"/>
      <w:r w:rsidRPr="00F12B12">
        <w:rPr>
          <w:rFonts w:ascii="Times New Roman" w:hAnsi="Times New Roman" w:cs="Times New Roman"/>
          <w:lang w:val="en-IN"/>
        </w:rPr>
        <w:t>data  all</w:t>
      </w:r>
      <w:proofErr w:type="gramEnd"/>
      <w:r w:rsidRPr="00F12B12">
        <w:rPr>
          <w:rFonts w:ascii="Times New Roman" w:hAnsi="Times New Roman" w:cs="Times New Roman"/>
          <w:lang w:val="en-IN"/>
        </w:rPr>
        <w:t xml:space="preserve"> qualifying as </w:t>
      </w:r>
      <w:r w:rsidRPr="00F12B12">
        <w:rPr>
          <w:rFonts w:ascii="Times New Roman" w:hAnsi="Times New Roman" w:cs="Times New Roman"/>
          <w:b/>
          <w:bCs/>
          <w:lang w:val="en-IN"/>
        </w:rPr>
        <w:t>Sensitive Personal Data</w:t>
      </w:r>
      <w:r w:rsidRPr="00F12B12">
        <w:rPr>
          <w:rFonts w:ascii="Times New Roman" w:hAnsi="Times New Roman" w:cs="Times New Roman"/>
          <w:lang w:val="en-IN"/>
        </w:rPr>
        <w:t> under SPDI Rules, 2011.</w:t>
      </w:r>
    </w:p>
    <w:p w14:paraId="20CEEC68" w14:textId="77777777" w:rsidR="00F12B12" w:rsidRPr="00F12B12" w:rsidRDefault="00F12B12" w:rsidP="00F12B12">
      <w:pPr>
        <w:spacing w:line="276" w:lineRule="auto"/>
        <w:rPr>
          <w:rFonts w:ascii="Times New Roman" w:hAnsi="Times New Roman" w:cs="Times New Roman"/>
          <w:lang w:val="en-IN"/>
        </w:rPr>
      </w:pPr>
      <w:r w:rsidRPr="00F12B12">
        <w:rPr>
          <w:rFonts w:ascii="Times New Roman" w:hAnsi="Times New Roman" w:cs="Times New Roman"/>
          <w:b/>
          <w:bCs/>
          <w:lang w:val="en-IN"/>
        </w:rPr>
        <w:t>Consent Obtained For:</w:t>
      </w:r>
    </w:p>
    <w:p w14:paraId="3D502075" w14:textId="77777777" w:rsidR="00F12B12" w:rsidRPr="00F12B12" w:rsidRDefault="00F12B12" w:rsidP="00F12B12">
      <w:pPr>
        <w:numPr>
          <w:ilvl w:val="0"/>
          <w:numId w:val="74"/>
        </w:numPr>
        <w:spacing w:line="276" w:lineRule="auto"/>
        <w:rPr>
          <w:rFonts w:ascii="Times New Roman" w:hAnsi="Times New Roman" w:cs="Times New Roman"/>
          <w:lang w:val="en-IN"/>
        </w:rPr>
      </w:pPr>
      <w:r w:rsidRPr="00F12B12">
        <w:rPr>
          <w:rFonts w:ascii="Times New Roman" w:hAnsi="Times New Roman" w:cs="Times New Roman"/>
          <w:lang w:val="en-IN"/>
        </w:rPr>
        <w:t>Processing health data to generate AI-driven preventive health insights and wellness scores;</w:t>
      </w:r>
    </w:p>
    <w:p w14:paraId="45F9F7B4" w14:textId="77777777" w:rsidR="00F12B12" w:rsidRPr="00F12B12" w:rsidRDefault="00F12B12" w:rsidP="00F12B12">
      <w:pPr>
        <w:numPr>
          <w:ilvl w:val="0"/>
          <w:numId w:val="74"/>
        </w:numPr>
        <w:spacing w:line="276" w:lineRule="auto"/>
        <w:rPr>
          <w:rFonts w:ascii="Times New Roman" w:hAnsi="Times New Roman" w:cs="Times New Roman"/>
          <w:lang w:val="en-IN"/>
        </w:rPr>
      </w:pPr>
      <w:r w:rsidRPr="00F12B12">
        <w:rPr>
          <w:rFonts w:ascii="Times New Roman" w:hAnsi="Times New Roman" w:cs="Times New Roman"/>
          <w:lang w:val="en-IN"/>
        </w:rPr>
        <w:t>Storing health data securely for the purpose of longitudinal health tracking;</w:t>
      </w:r>
    </w:p>
    <w:p w14:paraId="21A08E02" w14:textId="77777777" w:rsidR="00F12B12" w:rsidRPr="00F12B12" w:rsidRDefault="00F12B12" w:rsidP="00F12B12">
      <w:pPr>
        <w:numPr>
          <w:ilvl w:val="0"/>
          <w:numId w:val="74"/>
        </w:numPr>
        <w:spacing w:line="276" w:lineRule="auto"/>
        <w:rPr>
          <w:rFonts w:ascii="Times New Roman" w:hAnsi="Times New Roman" w:cs="Times New Roman"/>
          <w:lang w:val="en-IN"/>
        </w:rPr>
      </w:pPr>
      <w:r w:rsidRPr="00F12B12">
        <w:rPr>
          <w:rFonts w:ascii="Times New Roman" w:hAnsi="Times New Roman" w:cs="Times New Roman"/>
          <w:lang w:val="en-IN"/>
        </w:rPr>
        <w:t>Using anonymised/de-identified health data for improving AI model accuracy (with explicit opt-in for this purpose, separate from service delivery); and</w:t>
      </w:r>
    </w:p>
    <w:p w14:paraId="27749F7F" w14:textId="77777777" w:rsidR="00F12B12" w:rsidRPr="00F12B12" w:rsidRDefault="00F12B12" w:rsidP="00F12B12">
      <w:pPr>
        <w:numPr>
          <w:ilvl w:val="0"/>
          <w:numId w:val="74"/>
        </w:numPr>
        <w:spacing w:line="276" w:lineRule="auto"/>
        <w:rPr>
          <w:rFonts w:ascii="Times New Roman" w:hAnsi="Times New Roman" w:cs="Times New Roman"/>
          <w:lang w:val="en-IN"/>
        </w:rPr>
      </w:pPr>
      <w:r w:rsidRPr="00F12B12">
        <w:rPr>
          <w:rFonts w:ascii="Times New Roman" w:hAnsi="Times New Roman" w:cs="Times New Roman"/>
          <w:lang w:val="en-IN"/>
        </w:rPr>
        <w:t>Sharing health data with authorised healthcare professionals on the Platform (if applicable), with the User's specific consent for each such interaction.</w:t>
      </w:r>
    </w:p>
    <w:p w14:paraId="40178A87" w14:textId="77777777" w:rsidR="00F12B12" w:rsidRPr="00F12B12" w:rsidRDefault="00F12B12" w:rsidP="00F12B12">
      <w:pPr>
        <w:spacing w:line="276" w:lineRule="auto"/>
        <w:rPr>
          <w:rFonts w:ascii="Times New Roman" w:hAnsi="Times New Roman" w:cs="Times New Roman"/>
          <w:lang w:val="en-IN"/>
        </w:rPr>
      </w:pPr>
      <w:r w:rsidRPr="00F12B12">
        <w:rPr>
          <w:rFonts w:ascii="Times New Roman" w:hAnsi="Times New Roman" w:cs="Times New Roman"/>
          <w:b/>
          <w:bCs/>
          <w:lang w:val="en-IN"/>
        </w:rPr>
        <w:t>Mechanism:</w:t>
      </w:r>
      <w:r w:rsidRPr="00F12B12">
        <w:rPr>
          <w:rFonts w:ascii="Times New Roman" w:hAnsi="Times New Roman" w:cs="Times New Roman"/>
          <w:lang w:val="en-IN"/>
        </w:rPr>
        <w:t> Separate, clearly labelled consent screen before first health data input. Must include:</w:t>
      </w:r>
    </w:p>
    <w:p w14:paraId="622A2A24" w14:textId="77777777" w:rsidR="00F12B12" w:rsidRPr="00F12B12" w:rsidRDefault="00F12B12" w:rsidP="00F12B12">
      <w:pPr>
        <w:numPr>
          <w:ilvl w:val="0"/>
          <w:numId w:val="75"/>
        </w:numPr>
        <w:spacing w:line="276" w:lineRule="auto"/>
        <w:rPr>
          <w:rFonts w:ascii="Times New Roman" w:hAnsi="Times New Roman" w:cs="Times New Roman"/>
          <w:lang w:val="en-IN"/>
        </w:rPr>
      </w:pPr>
      <w:r w:rsidRPr="00F12B12">
        <w:rPr>
          <w:rFonts w:ascii="Times New Roman" w:hAnsi="Times New Roman" w:cs="Times New Roman"/>
          <w:lang w:val="en-IN"/>
        </w:rPr>
        <w:t>Plain-language explanation of what health data is being collected and why;</w:t>
      </w:r>
    </w:p>
    <w:p w14:paraId="069FA3C3" w14:textId="77777777" w:rsidR="00F12B12" w:rsidRPr="00F12B12" w:rsidRDefault="00F12B12" w:rsidP="00F12B12">
      <w:pPr>
        <w:numPr>
          <w:ilvl w:val="0"/>
          <w:numId w:val="75"/>
        </w:numPr>
        <w:spacing w:line="276" w:lineRule="auto"/>
        <w:rPr>
          <w:rFonts w:ascii="Times New Roman" w:hAnsi="Times New Roman" w:cs="Times New Roman"/>
          <w:lang w:val="en-IN"/>
        </w:rPr>
      </w:pPr>
      <w:r w:rsidRPr="00F12B12">
        <w:rPr>
          <w:rFonts w:ascii="Times New Roman" w:hAnsi="Times New Roman" w:cs="Times New Roman"/>
          <w:lang w:val="en-IN"/>
        </w:rPr>
        <w:t>Explicit statement that health data is Sensitive Personal Data with enhanced protections;</w:t>
      </w:r>
    </w:p>
    <w:p w14:paraId="355A2CE8" w14:textId="77777777" w:rsidR="00F12B12" w:rsidRPr="00F12B12" w:rsidRDefault="00F12B12" w:rsidP="00F12B12">
      <w:pPr>
        <w:numPr>
          <w:ilvl w:val="0"/>
          <w:numId w:val="75"/>
        </w:numPr>
        <w:spacing w:line="276" w:lineRule="auto"/>
        <w:rPr>
          <w:rFonts w:ascii="Times New Roman" w:hAnsi="Times New Roman" w:cs="Times New Roman"/>
          <w:lang w:val="en-IN"/>
        </w:rPr>
      </w:pPr>
      <w:r w:rsidRPr="00F12B12">
        <w:rPr>
          <w:rFonts w:ascii="Times New Roman" w:hAnsi="Times New Roman" w:cs="Times New Roman"/>
          <w:lang w:val="en-IN"/>
        </w:rPr>
        <w:t>Separate toggles for: (a) core service processing (mandatory for service delivery), and (b) AI model improvement (voluntary); and</w:t>
      </w:r>
    </w:p>
    <w:p w14:paraId="5F799B8B" w14:textId="77777777" w:rsidR="00F12B12" w:rsidRPr="00F12B12" w:rsidRDefault="00F12B12" w:rsidP="00F12B12">
      <w:pPr>
        <w:numPr>
          <w:ilvl w:val="0"/>
          <w:numId w:val="75"/>
        </w:numPr>
        <w:spacing w:line="276" w:lineRule="auto"/>
        <w:rPr>
          <w:rFonts w:ascii="Times New Roman" w:hAnsi="Times New Roman" w:cs="Times New Roman"/>
          <w:lang w:val="en-IN"/>
        </w:rPr>
      </w:pPr>
      <w:r w:rsidRPr="00F12B12">
        <w:rPr>
          <w:rFonts w:ascii="Times New Roman" w:hAnsi="Times New Roman" w:cs="Times New Roman"/>
          <w:lang w:val="en-IN"/>
        </w:rPr>
        <w:t>A link to the full Privacy Policy.</w:t>
      </w:r>
    </w:p>
    <w:p w14:paraId="5751067A" w14:textId="77777777" w:rsidR="00F12B12" w:rsidRPr="00F12B12" w:rsidRDefault="00F12B12" w:rsidP="00F12B12">
      <w:pPr>
        <w:spacing w:line="276" w:lineRule="auto"/>
        <w:rPr>
          <w:rFonts w:ascii="Times New Roman" w:hAnsi="Times New Roman" w:cs="Times New Roman"/>
          <w:lang w:val="en-IN"/>
        </w:rPr>
      </w:pPr>
      <w:r w:rsidRPr="00F12B12">
        <w:rPr>
          <w:rFonts w:ascii="Times New Roman" w:hAnsi="Times New Roman" w:cs="Times New Roman"/>
          <w:b/>
          <w:bCs/>
          <w:lang w:val="en-IN"/>
        </w:rPr>
        <w:t>Granularity Requirement:</w:t>
      </w:r>
      <w:r w:rsidRPr="00F12B12">
        <w:rPr>
          <w:rFonts w:ascii="Times New Roman" w:hAnsi="Times New Roman" w:cs="Times New Roman"/>
          <w:lang w:val="en-IN"/>
        </w:rPr>
        <w:t> Consent for AI model improvement is </w:t>
      </w:r>
      <w:r w:rsidRPr="00F12B12">
        <w:rPr>
          <w:rFonts w:ascii="Times New Roman" w:hAnsi="Times New Roman" w:cs="Times New Roman"/>
          <w:b/>
          <w:bCs/>
          <w:lang w:val="en-IN"/>
        </w:rPr>
        <w:t>separate and voluntary</w:t>
      </w:r>
      <w:r w:rsidRPr="00F12B12">
        <w:rPr>
          <w:rFonts w:ascii="Times New Roman" w:hAnsi="Times New Roman" w:cs="Times New Roman"/>
          <w:lang w:val="en-IN"/>
        </w:rPr>
        <w:t> and must not be bundled with consent for core health service delivery. A User must be able to use the Platform's core features without consenting to their data being used for AI training.</w:t>
      </w:r>
    </w:p>
    <w:p w14:paraId="5A724E23" w14:textId="414C1F91" w:rsidR="00F12B12" w:rsidRPr="00F12B12" w:rsidRDefault="00F12B12" w:rsidP="00F12B12">
      <w:pPr>
        <w:spacing w:line="276" w:lineRule="auto"/>
        <w:rPr>
          <w:rFonts w:ascii="Times New Roman" w:hAnsi="Times New Roman" w:cs="Times New Roman"/>
          <w:lang w:val="en-IN"/>
        </w:rPr>
      </w:pPr>
      <w:r w:rsidRPr="00F12B12">
        <w:rPr>
          <w:rFonts w:ascii="Times New Roman" w:hAnsi="Times New Roman" w:cs="Times New Roman"/>
          <w:b/>
          <w:bCs/>
          <w:lang w:val="en-IN"/>
        </w:rPr>
        <w:t>Consent Record:</w:t>
      </w:r>
      <w:r w:rsidRPr="00F12B12">
        <w:rPr>
          <w:rFonts w:ascii="Times New Roman" w:hAnsi="Times New Roman" w:cs="Times New Roman"/>
          <w:lang w:val="en-IN"/>
        </w:rPr>
        <w:t xml:space="preserve"> Full audit trail </w:t>
      </w:r>
      <w:proofErr w:type="gramStart"/>
      <w:r w:rsidRPr="00F12B12">
        <w:rPr>
          <w:rFonts w:ascii="Times New Roman" w:hAnsi="Times New Roman" w:cs="Times New Roman"/>
          <w:lang w:val="en-IN"/>
        </w:rPr>
        <w:t>stored  data</w:t>
      </w:r>
      <w:proofErr w:type="gramEnd"/>
      <w:r w:rsidRPr="00F12B12">
        <w:rPr>
          <w:rFonts w:ascii="Times New Roman" w:hAnsi="Times New Roman" w:cs="Times New Roman"/>
          <w:lang w:val="en-IN"/>
        </w:rPr>
        <w:t xml:space="preserve"> category, purpose consented to, timestamp, user identifier, method of consent, policy version.</w:t>
      </w:r>
    </w:p>
    <w:p w14:paraId="38ED9705" w14:textId="2063DBDD" w:rsidR="00F12B12" w:rsidRPr="00F12B12" w:rsidRDefault="00F12B12" w:rsidP="00F12B12">
      <w:pPr>
        <w:spacing w:line="276" w:lineRule="auto"/>
        <w:rPr>
          <w:rFonts w:ascii="Times New Roman" w:hAnsi="Times New Roman" w:cs="Times New Roman"/>
          <w:i/>
          <w:iCs/>
          <w:u w:val="single"/>
          <w:lang w:val="en-IN"/>
        </w:rPr>
      </w:pPr>
      <w:r w:rsidRPr="00F12B12">
        <w:rPr>
          <w:rFonts w:ascii="Times New Roman" w:hAnsi="Times New Roman" w:cs="Times New Roman"/>
          <w:i/>
          <w:iCs/>
          <w:u w:val="single"/>
          <w:lang w:val="en-IN"/>
        </w:rPr>
        <w:t xml:space="preserve">Layer </w:t>
      </w:r>
      <w:proofErr w:type="gramStart"/>
      <w:r w:rsidRPr="00F12B12">
        <w:rPr>
          <w:rFonts w:ascii="Times New Roman" w:hAnsi="Times New Roman" w:cs="Times New Roman"/>
          <w:i/>
          <w:iCs/>
          <w:u w:val="single"/>
          <w:lang w:val="en-IN"/>
        </w:rPr>
        <w:t>3  AI</w:t>
      </w:r>
      <w:proofErr w:type="gramEnd"/>
      <w:r w:rsidRPr="00F12B12">
        <w:rPr>
          <w:rFonts w:ascii="Times New Roman" w:hAnsi="Times New Roman" w:cs="Times New Roman"/>
          <w:i/>
          <w:iCs/>
          <w:u w:val="single"/>
          <w:lang w:val="en-IN"/>
        </w:rPr>
        <w:t xml:space="preserve"> Output &amp; Disclaimer Acknowledgement Consent</w:t>
      </w:r>
    </w:p>
    <w:p w14:paraId="0DC75EEE" w14:textId="77777777" w:rsidR="00F12B12" w:rsidRPr="00F12B12" w:rsidRDefault="00F12B12" w:rsidP="00F12B12">
      <w:pPr>
        <w:spacing w:line="276" w:lineRule="auto"/>
        <w:rPr>
          <w:rFonts w:ascii="Times New Roman" w:hAnsi="Times New Roman" w:cs="Times New Roman"/>
          <w:lang w:val="en-IN"/>
        </w:rPr>
      </w:pPr>
      <w:r w:rsidRPr="00F12B12">
        <w:rPr>
          <w:rFonts w:ascii="Times New Roman" w:hAnsi="Times New Roman" w:cs="Times New Roman"/>
          <w:b/>
          <w:bCs/>
          <w:lang w:val="en-IN"/>
        </w:rPr>
        <w:t>Trigger:</w:t>
      </w:r>
      <w:r w:rsidRPr="00F12B12">
        <w:rPr>
          <w:rFonts w:ascii="Times New Roman" w:hAnsi="Times New Roman" w:cs="Times New Roman"/>
          <w:lang w:val="en-IN"/>
        </w:rPr>
        <w:t> Presented before the User receives their first AI-generated health insight, wellness score, or risk assessment.</w:t>
      </w:r>
    </w:p>
    <w:p w14:paraId="34918835" w14:textId="31F66D20" w:rsidR="00F12B12" w:rsidRPr="00F12B12" w:rsidRDefault="00F12B12" w:rsidP="00F12B12">
      <w:pPr>
        <w:spacing w:line="276" w:lineRule="auto"/>
        <w:rPr>
          <w:rFonts w:ascii="Times New Roman" w:hAnsi="Times New Roman" w:cs="Times New Roman"/>
          <w:lang w:val="en-IN"/>
        </w:rPr>
      </w:pPr>
      <w:r w:rsidRPr="00F12B12">
        <w:rPr>
          <w:rFonts w:ascii="Times New Roman" w:hAnsi="Times New Roman" w:cs="Times New Roman"/>
          <w:b/>
          <w:bCs/>
          <w:lang w:val="en-IN"/>
        </w:rPr>
        <w:t>Purpose:</w:t>
      </w:r>
      <w:r w:rsidRPr="00F12B12">
        <w:rPr>
          <w:rFonts w:ascii="Times New Roman" w:hAnsi="Times New Roman" w:cs="Times New Roman"/>
          <w:lang w:val="en-IN"/>
        </w:rPr>
        <w:t xml:space="preserve"> This is not a data processing consent </w:t>
      </w:r>
      <w:proofErr w:type="gramStart"/>
      <w:r w:rsidRPr="00F12B12">
        <w:rPr>
          <w:rFonts w:ascii="Times New Roman" w:hAnsi="Times New Roman" w:cs="Times New Roman"/>
          <w:lang w:val="en-IN"/>
        </w:rPr>
        <w:t>layer  it</w:t>
      </w:r>
      <w:proofErr w:type="gramEnd"/>
      <w:r w:rsidRPr="00F12B12">
        <w:rPr>
          <w:rFonts w:ascii="Times New Roman" w:hAnsi="Times New Roman" w:cs="Times New Roman"/>
          <w:lang w:val="en-IN"/>
        </w:rPr>
        <w:t xml:space="preserve"> is an informed acknowledgement mechanism mandated by the </w:t>
      </w:r>
      <w:r w:rsidRPr="00F12B12">
        <w:rPr>
          <w:rFonts w:ascii="Times New Roman" w:hAnsi="Times New Roman" w:cs="Times New Roman"/>
          <w:b/>
          <w:bCs/>
          <w:lang w:val="en-IN"/>
        </w:rPr>
        <w:t>MeitY AI Advisory, March 2024</w:t>
      </w:r>
      <w:r w:rsidRPr="00F12B12">
        <w:rPr>
          <w:rFonts w:ascii="Times New Roman" w:hAnsi="Times New Roman" w:cs="Times New Roman"/>
          <w:lang w:val="en-IN"/>
        </w:rPr>
        <w:t> and the Medical Disclaimer obligations arising from the NMC Act, 2020 and Consumer Protection Act, 2019.</w:t>
      </w:r>
    </w:p>
    <w:p w14:paraId="4E23387D" w14:textId="77777777" w:rsidR="00F12B12" w:rsidRPr="00F12B12" w:rsidRDefault="00F12B12" w:rsidP="00F12B12">
      <w:pPr>
        <w:spacing w:line="276" w:lineRule="auto"/>
        <w:rPr>
          <w:rFonts w:ascii="Times New Roman" w:hAnsi="Times New Roman" w:cs="Times New Roman"/>
          <w:lang w:val="en-IN"/>
        </w:rPr>
      </w:pPr>
      <w:r w:rsidRPr="00F12B12">
        <w:rPr>
          <w:rFonts w:ascii="Times New Roman" w:hAnsi="Times New Roman" w:cs="Times New Roman"/>
          <w:b/>
          <w:bCs/>
          <w:lang w:val="en-IN"/>
        </w:rPr>
        <w:lastRenderedPageBreak/>
        <w:t>Acknowledgement Obtained For:</w:t>
      </w:r>
    </w:p>
    <w:p w14:paraId="383AE814" w14:textId="77777777" w:rsidR="00F12B12" w:rsidRPr="00F12B12" w:rsidRDefault="00F12B12" w:rsidP="00F12B12">
      <w:pPr>
        <w:numPr>
          <w:ilvl w:val="0"/>
          <w:numId w:val="76"/>
        </w:numPr>
        <w:spacing w:line="276" w:lineRule="auto"/>
        <w:rPr>
          <w:rFonts w:ascii="Times New Roman" w:hAnsi="Times New Roman" w:cs="Times New Roman"/>
          <w:lang w:val="en-IN"/>
        </w:rPr>
      </w:pPr>
      <w:r w:rsidRPr="00F12B12">
        <w:rPr>
          <w:rFonts w:ascii="Times New Roman" w:hAnsi="Times New Roman" w:cs="Times New Roman"/>
          <w:lang w:val="en-IN"/>
        </w:rPr>
        <w:t>Confirming the User understands that AI outputs are </w:t>
      </w:r>
      <w:r w:rsidRPr="00F12B12">
        <w:rPr>
          <w:rFonts w:ascii="Times New Roman" w:hAnsi="Times New Roman" w:cs="Times New Roman"/>
          <w:b/>
          <w:bCs/>
          <w:lang w:val="en-IN"/>
        </w:rPr>
        <w:t>not medical diagnoses</w:t>
      </w:r>
      <w:r w:rsidRPr="00F12B12">
        <w:rPr>
          <w:rFonts w:ascii="Times New Roman" w:hAnsi="Times New Roman" w:cs="Times New Roman"/>
          <w:lang w:val="en-IN"/>
        </w:rPr>
        <w:t> and do not substitute for professional clinical advice;</w:t>
      </w:r>
    </w:p>
    <w:p w14:paraId="46E62AD8" w14:textId="77777777" w:rsidR="00F12B12" w:rsidRPr="00F12B12" w:rsidRDefault="00F12B12" w:rsidP="00F12B12">
      <w:pPr>
        <w:numPr>
          <w:ilvl w:val="0"/>
          <w:numId w:val="76"/>
        </w:numPr>
        <w:spacing w:line="276" w:lineRule="auto"/>
        <w:rPr>
          <w:rFonts w:ascii="Times New Roman" w:hAnsi="Times New Roman" w:cs="Times New Roman"/>
          <w:lang w:val="en-IN"/>
        </w:rPr>
      </w:pPr>
      <w:r w:rsidRPr="00F12B12">
        <w:rPr>
          <w:rFonts w:ascii="Times New Roman" w:hAnsi="Times New Roman" w:cs="Times New Roman"/>
          <w:lang w:val="en-IN"/>
        </w:rPr>
        <w:t>Confirming the User will consult a qualified Registered Medical Practitioner before acting on any Platform health recommendation;</w:t>
      </w:r>
    </w:p>
    <w:p w14:paraId="070689AC" w14:textId="77777777" w:rsidR="00F12B12" w:rsidRPr="00F12B12" w:rsidRDefault="00F12B12" w:rsidP="00F12B12">
      <w:pPr>
        <w:numPr>
          <w:ilvl w:val="0"/>
          <w:numId w:val="76"/>
        </w:numPr>
        <w:spacing w:line="276" w:lineRule="auto"/>
        <w:rPr>
          <w:rFonts w:ascii="Times New Roman" w:hAnsi="Times New Roman" w:cs="Times New Roman"/>
          <w:lang w:val="en-IN"/>
        </w:rPr>
      </w:pPr>
      <w:r w:rsidRPr="00F12B12">
        <w:rPr>
          <w:rFonts w:ascii="Times New Roman" w:hAnsi="Times New Roman" w:cs="Times New Roman"/>
          <w:lang w:val="en-IN"/>
        </w:rPr>
        <w:t>Acknowledging the inherent probabilistic limitations of AI health models; and</w:t>
      </w:r>
    </w:p>
    <w:p w14:paraId="20DC3FDD" w14:textId="77777777" w:rsidR="00F12B12" w:rsidRPr="00F12B12" w:rsidRDefault="00F12B12" w:rsidP="00F12B12">
      <w:pPr>
        <w:numPr>
          <w:ilvl w:val="0"/>
          <w:numId w:val="76"/>
        </w:numPr>
        <w:spacing w:line="276" w:lineRule="auto"/>
        <w:rPr>
          <w:rFonts w:ascii="Times New Roman" w:hAnsi="Times New Roman" w:cs="Times New Roman"/>
          <w:lang w:val="en-IN"/>
        </w:rPr>
      </w:pPr>
      <w:r w:rsidRPr="00F12B12">
        <w:rPr>
          <w:rFonts w:ascii="Times New Roman" w:hAnsi="Times New Roman" w:cs="Times New Roman"/>
          <w:lang w:val="en-IN"/>
        </w:rPr>
        <w:t>Confirming the User is not using the Platform in an emergency medical situation.</w:t>
      </w:r>
    </w:p>
    <w:p w14:paraId="3C8AB37D" w14:textId="77777777" w:rsidR="00F12B12" w:rsidRPr="00F12B12" w:rsidRDefault="00F12B12" w:rsidP="00F12B12">
      <w:pPr>
        <w:spacing w:line="276" w:lineRule="auto"/>
        <w:rPr>
          <w:rFonts w:ascii="Times New Roman" w:hAnsi="Times New Roman" w:cs="Times New Roman"/>
          <w:lang w:val="en-IN"/>
        </w:rPr>
      </w:pPr>
      <w:r w:rsidRPr="00F12B12">
        <w:rPr>
          <w:rFonts w:ascii="Times New Roman" w:hAnsi="Times New Roman" w:cs="Times New Roman"/>
          <w:b/>
          <w:bCs/>
          <w:lang w:val="en-IN"/>
        </w:rPr>
        <w:t>Mechanism:</w:t>
      </w:r>
      <w:r w:rsidRPr="00F12B12">
        <w:rPr>
          <w:rFonts w:ascii="Times New Roman" w:hAnsi="Times New Roman" w:cs="Times New Roman"/>
          <w:lang w:val="en-IN"/>
        </w:rPr>
        <w:t> A mandatory acknowledgement screen (non-skippable, requiring affirmative click of "I Understand and Agree") before first AI output delivery and upon each major update to the AI model disclaimer.</w:t>
      </w:r>
    </w:p>
    <w:p w14:paraId="301490B6" w14:textId="55C5352C" w:rsidR="00F12B12" w:rsidRPr="00F12B12" w:rsidRDefault="00F12B12" w:rsidP="00F12B12">
      <w:pPr>
        <w:spacing w:line="276" w:lineRule="auto"/>
        <w:rPr>
          <w:rFonts w:ascii="Times New Roman" w:hAnsi="Times New Roman" w:cs="Times New Roman"/>
          <w:lang w:val="en-IN"/>
        </w:rPr>
      </w:pPr>
      <w:r w:rsidRPr="00F12B12">
        <w:rPr>
          <w:rFonts w:ascii="Times New Roman" w:hAnsi="Times New Roman" w:cs="Times New Roman"/>
          <w:b/>
          <w:bCs/>
          <w:lang w:val="en-IN"/>
        </w:rPr>
        <w:t>Legal Significance:</w:t>
      </w:r>
      <w:r w:rsidRPr="00F12B12">
        <w:rPr>
          <w:rFonts w:ascii="Times New Roman" w:hAnsi="Times New Roman" w:cs="Times New Roman"/>
          <w:lang w:val="en-IN"/>
        </w:rPr>
        <w:t xml:space="preserve"> This layer creates a documented evidentiary record that the User received, read, and acknowledged the medical and AI limitations </w:t>
      </w:r>
      <w:proofErr w:type="gramStart"/>
      <w:r w:rsidRPr="00F12B12">
        <w:rPr>
          <w:rFonts w:ascii="Times New Roman" w:hAnsi="Times New Roman" w:cs="Times New Roman"/>
          <w:lang w:val="en-IN"/>
        </w:rPr>
        <w:t>disclosure  which</w:t>
      </w:r>
      <w:proofErr w:type="gramEnd"/>
      <w:r w:rsidRPr="00F12B12">
        <w:rPr>
          <w:rFonts w:ascii="Times New Roman" w:hAnsi="Times New Roman" w:cs="Times New Roman"/>
          <w:lang w:val="en-IN"/>
        </w:rPr>
        <w:t xml:space="preserve"> is critical for the Company's defence against any future negligence or consumer complaint claims.</w:t>
      </w:r>
    </w:p>
    <w:p w14:paraId="4AC2C7F6" w14:textId="0995BCF1" w:rsidR="00F12B12" w:rsidRPr="00F12B12" w:rsidRDefault="00F12B12" w:rsidP="00F12B12">
      <w:pPr>
        <w:spacing w:line="276" w:lineRule="auto"/>
        <w:rPr>
          <w:rFonts w:ascii="Times New Roman" w:hAnsi="Times New Roman" w:cs="Times New Roman"/>
          <w:i/>
          <w:iCs/>
          <w:u w:val="single"/>
          <w:lang w:val="en-IN"/>
        </w:rPr>
      </w:pPr>
      <w:r w:rsidRPr="00F12B12">
        <w:rPr>
          <w:rFonts w:ascii="Times New Roman" w:hAnsi="Times New Roman" w:cs="Times New Roman"/>
          <w:i/>
          <w:iCs/>
          <w:u w:val="single"/>
          <w:lang w:val="en-IN"/>
        </w:rPr>
        <w:t xml:space="preserve">Layer </w:t>
      </w:r>
      <w:proofErr w:type="gramStart"/>
      <w:r w:rsidRPr="00F12B12">
        <w:rPr>
          <w:rFonts w:ascii="Times New Roman" w:hAnsi="Times New Roman" w:cs="Times New Roman"/>
          <w:i/>
          <w:iCs/>
          <w:u w:val="single"/>
          <w:lang w:val="en-IN"/>
        </w:rPr>
        <w:t>4  Third</w:t>
      </w:r>
      <w:proofErr w:type="gramEnd"/>
      <w:r w:rsidRPr="00F12B12">
        <w:rPr>
          <w:rFonts w:ascii="Times New Roman" w:hAnsi="Times New Roman" w:cs="Times New Roman"/>
          <w:i/>
          <w:iCs/>
          <w:u w:val="single"/>
          <w:lang w:val="en-IN"/>
        </w:rPr>
        <w:t>-Party Sharing &amp; Data Transfer Consent</w:t>
      </w:r>
    </w:p>
    <w:p w14:paraId="2D7E09A0" w14:textId="77777777" w:rsidR="00F12B12" w:rsidRPr="00F12B12" w:rsidRDefault="00F12B12" w:rsidP="00F12B12">
      <w:pPr>
        <w:spacing w:line="276" w:lineRule="auto"/>
        <w:rPr>
          <w:rFonts w:ascii="Times New Roman" w:hAnsi="Times New Roman" w:cs="Times New Roman"/>
          <w:lang w:val="en-IN"/>
        </w:rPr>
      </w:pPr>
      <w:r w:rsidRPr="00F12B12">
        <w:rPr>
          <w:rFonts w:ascii="Times New Roman" w:hAnsi="Times New Roman" w:cs="Times New Roman"/>
          <w:b/>
          <w:bCs/>
          <w:lang w:val="en-IN"/>
        </w:rPr>
        <w:t>Trigger:</w:t>
      </w:r>
      <w:r w:rsidRPr="00F12B12">
        <w:rPr>
          <w:rFonts w:ascii="Times New Roman" w:hAnsi="Times New Roman" w:cs="Times New Roman"/>
          <w:lang w:val="en-IN"/>
        </w:rPr>
        <w:t> At the time of, or before, any data sharing with third parties that goes beyond strictly necessary service delivery.</w:t>
      </w:r>
    </w:p>
    <w:p w14:paraId="5744101F" w14:textId="77777777" w:rsidR="00F12B12" w:rsidRPr="00F12B12" w:rsidRDefault="00F12B12" w:rsidP="00F12B12">
      <w:pPr>
        <w:spacing w:line="276" w:lineRule="auto"/>
        <w:rPr>
          <w:rFonts w:ascii="Times New Roman" w:hAnsi="Times New Roman" w:cs="Times New Roman"/>
          <w:lang w:val="en-IN"/>
        </w:rPr>
      </w:pPr>
      <w:r w:rsidRPr="00F12B12">
        <w:rPr>
          <w:rFonts w:ascii="Times New Roman" w:hAnsi="Times New Roman" w:cs="Times New Roman"/>
          <w:b/>
          <w:bCs/>
          <w:lang w:val="en-IN"/>
        </w:rPr>
        <w:t>Categories of Third-Party Sharing Requiring Explicit Consent:</w:t>
      </w:r>
    </w:p>
    <w:p w14:paraId="692B5CA9" w14:textId="77777777" w:rsidR="00F12B12" w:rsidRPr="00F12B12" w:rsidRDefault="00F12B12" w:rsidP="00F12B12">
      <w:pPr>
        <w:numPr>
          <w:ilvl w:val="0"/>
          <w:numId w:val="77"/>
        </w:numPr>
        <w:spacing w:line="276" w:lineRule="auto"/>
        <w:rPr>
          <w:rFonts w:ascii="Times New Roman" w:hAnsi="Times New Roman" w:cs="Times New Roman"/>
          <w:lang w:val="en-IN"/>
        </w:rPr>
      </w:pPr>
      <w:r w:rsidRPr="00F12B12">
        <w:rPr>
          <w:rFonts w:ascii="Times New Roman" w:hAnsi="Times New Roman" w:cs="Times New Roman"/>
          <w:lang w:val="en-IN"/>
        </w:rPr>
        <w:t>Sharing health data with </w:t>
      </w:r>
      <w:r w:rsidRPr="00F12B12">
        <w:rPr>
          <w:rFonts w:ascii="Times New Roman" w:hAnsi="Times New Roman" w:cs="Times New Roman"/>
          <w:b/>
          <w:bCs/>
          <w:lang w:val="en-IN"/>
        </w:rPr>
        <w:t>insurance partners</w:t>
      </w:r>
      <w:r w:rsidRPr="00F12B12">
        <w:rPr>
          <w:rFonts w:ascii="Times New Roman" w:hAnsi="Times New Roman" w:cs="Times New Roman"/>
          <w:lang w:val="en-IN"/>
        </w:rPr>
        <w:t>, wellness product companies, or employers;</w:t>
      </w:r>
    </w:p>
    <w:p w14:paraId="3F8EB2B6" w14:textId="77777777" w:rsidR="00F12B12" w:rsidRPr="00F12B12" w:rsidRDefault="00F12B12" w:rsidP="00F12B12">
      <w:pPr>
        <w:numPr>
          <w:ilvl w:val="0"/>
          <w:numId w:val="77"/>
        </w:numPr>
        <w:spacing w:line="276" w:lineRule="auto"/>
        <w:rPr>
          <w:rFonts w:ascii="Times New Roman" w:hAnsi="Times New Roman" w:cs="Times New Roman"/>
          <w:lang w:val="en-IN"/>
        </w:rPr>
      </w:pPr>
      <w:r w:rsidRPr="00F12B12">
        <w:rPr>
          <w:rFonts w:ascii="Times New Roman" w:hAnsi="Times New Roman" w:cs="Times New Roman"/>
          <w:lang w:val="en-IN"/>
        </w:rPr>
        <w:t>Sharing data with </w:t>
      </w:r>
      <w:r w:rsidRPr="00F12B12">
        <w:rPr>
          <w:rFonts w:ascii="Times New Roman" w:hAnsi="Times New Roman" w:cs="Times New Roman"/>
          <w:b/>
          <w:bCs/>
          <w:lang w:val="en-IN"/>
        </w:rPr>
        <w:t>research institutions</w:t>
      </w:r>
      <w:r w:rsidRPr="00F12B12">
        <w:rPr>
          <w:rFonts w:ascii="Times New Roman" w:hAnsi="Times New Roman" w:cs="Times New Roman"/>
          <w:lang w:val="en-IN"/>
        </w:rPr>
        <w:t> (even in anonymised form, if re-identification risk exists);</w:t>
      </w:r>
    </w:p>
    <w:p w14:paraId="606AB87F" w14:textId="507E28DD" w:rsidR="00F12B12" w:rsidRPr="00F12B12" w:rsidRDefault="00F12B12" w:rsidP="00F12B12">
      <w:pPr>
        <w:numPr>
          <w:ilvl w:val="0"/>
          <w:numId w:val="77"/>
        </w:numPr>
        <w:spacing w:line="276" w:lineRule="auto"/>
        <w:rPr>
          <w:rFonts w:ascii="Times New Roman" w:hAnsi="Times New Roman" w:cs="Times New Roman"/>
          <w:lang w:val="en-IN"/>
        </w:rPr>
      </w:pPr>
      <w:r w:rsidRPr="00F12B12">
        <w:rPr>
          <w:rFonts w:ascii="Times New Roman" w:hAnsi="Times New Roman" w:cs="Times New Roman"/>
          <w:lang w:val="en-IN"/>
        </w:rPr>
        <w:t>Sharing data with </w:t>
      </w:r>
      <w:r w:rsidRPr="00F12B12">
        <w:rPr>
          <w:rFonts w:ascii="Times New Roman" w:hAnsi="Times New Roman" w:cs="Times New Roman"/>
          <w:b/>
          <w:bCs/>
          <w:lang w:val="en-IN"/>
        </w:rPr>
        <w:t xml:space="preserve">ABDM / </w:t>
      </w:r>
      <w:proofErr w:type="gramStart"/>
      <w:r w:rsidRPr="00F12B12">
        <w:rPr>
          <w:rFonts w:ascii="Times New Roman" w:hAnsi="Times New Roman" w:cs="Times New Roman"/>
          <w:b/>
          <w:bCs/>
          <w:lang w:val="en-IN"/>
        </w:rPr>
        <w:t>ABHA</w:t>
      </w:r>
      <w:r w:rsidRPr="00F12B12">
        <w:rPr>
          <w:rFonts w:ascii="Times New Roman" w:hAnsi="Times New Roman" w:cs="Times New Roman"/>
          <w:lang w:val="en-IN"/>
        </w:rPr>
        <w:t>  requires</w:t>
      </w:r>
      <w:proofErr w:type="gramEnd"/>
      <w:r w:rsidRPr="00F12B12">
        <w:rPr>
          <w:rFonts w:ascii="Times New Roman" w:hAnsi="Times New Roman" w:cs="Times New Roman"/>
          <w:lang w:val="en-IN"/>
        </w:rPr>
        <w:t xml:space="preserve"> a structured consent artefact;</w:t>
      </w:r>
    </w:p>
    <w:p w14:paraId="7934CBCE" w14:textId="77777777" w:rsidR="00F12B12" w:rsidRPr="00F12B12" w:rsidRDefault="00F12B12" w:rsidP="00F12B12">
      <w:pPr>
        <w:numPr>
          <w:ilvl w:val="0"/>
          <w:numId w:val="77"/>
        </w:numPr>
        <w:spacing w:line="276" w:lineRule="auto"/>
        <w:rPr>
          <w:rFonts w:ascii="Times New Roman" w:hAnsi="Times New Roman" w:cs="Times New Roman"/>
          <w:lang w:val="en-IN"/>
        </w:rPr>
      </w:pPr>
      <w:r w:rsidRPr="00F12B12">
        <w:rPr>
          <w:rFonts w:ascii="Times New Roman" w:hAnsi="Times New Roman" w:cs="Times New Roman"/>
          <w:lang w:val="en-IN"/>
        </w:rPr>
        <w:t>Enabling </w:t>
      </w:r>
      <w:r w:rsidRPr="00F12B12">
        <w:rPr>
          <w:rFonts w:ascii="Times New Roman" w:hAnsi="Times New Roman" w:cs="Times New Roman"/>
          <w:b/>
          <w:bCs/>
          <w:lang w:val="en-IN"/>
        </w:rPr>
        <w:t>cross-platform data portability</w:t>
      </w:r>
      <w:r w:rsidRPr="00F12B12">
        <w:rPr>
          <w:rFonts w:ascii="Times New Roman" w:hAnsi="Times New Roman" w:cs="Times New Roman"/>
          <w:lang w:val="en-IN"/>
        </w:rPr>
        <w:t> to third-party health apps; and</w:t>
      </w:r>
    </w:p>
    <w:p w14:paraId="797B9EB6" w14:textId="77777777" w:rsidR="00F12B12" w:rsidRPr="00F12B12" w:rsidRDefault="00F12B12" w:rsidP="00F12B12">
      <w:pPr>
        <w:numPr>
          <w:ilvl w:val="0"/>
          <w:numId w:val="77"/>
        </w:numPr>
        <w:spacing w:line="276" w:lineRule="auto"/>
        <w:rPr>
          <w:rFonts w:ascii="Times New Roman" w:hAnsi="Times New Roman" w:cs="Times New Roman"/>
          <w:lang w:val="en-IN"/>
        </w:rPr>
      </w:pPr>
      <w:r w:rsidRPr="00F12B12">
        <w:rPr>
          <w:rFonts w:ascii="Times New Roman" w:hAnsi="Times New Roman" w:cs="Times New Roman"/>
          <w:lang w:val="en-IN"/>
        </w:rPr>
        <w:t>Any transfer of personal or health data to </w:t>
      </w:r>
      <w:r w:rsidRPr="00F12B12">
        <w:rPr>
          <w:rFonts w:ascii="Times New Roman" w:hAnsi="Times New Roman" w:cs="Times New Roman"/>
          <w:b/>
          <w:bCs/>
          <w:lang w:val="en-IN"/>
        </w:rPr>
        <w:t>servers or entities outside India</w:t>
      </w:r>
      <w:r w:rsidRPr="00F12B12">
        <w:rPr>
          <w:rFonts w:ascii="Times New Roman" w:hAnsi="Times New Roman" w:cs="Times New Roman"/>
          <w:lang w:val="en-IN"/>
        </w:rPr>
        <w:t> (cross-border transfers).</w:t>
      </w:r>
    </w:p>
    <w:p w14:paraId="16849625" w14:textId="77777777" w:rsidR="00F12B12" w:rsidRPr="00F12B12" w:rsidRDefault="00F12B12" w:rsidP="00F12B12">
      <w:pPr>
        <w:spacing w:line="276" w:lineRule="auto"/>
        <w:rPr>
          <w:rFonts w:ascii="Times New Roman" w:hAnsi="Times New Roman" w:cs="Times New Roman"/>
          <w:lang w:val="en-IN"/>
        </w:rPr>
      </w:pPr>
      <w:r w:rsidRPr="00F12B12">
        <w:rPr>
          <w:rFonts w:ascii="Times New Roman" w:hAnsi="Times New Roman" w:cs="Times New Roman"/>
          <w:b/>
          <w:bCs/>
          <w:lang w:val="en-IN"/>
        </w:rPr>
        <w:t>Mechanism:</w:t>
      </w:r>
      <w:r w:rsidRPr="00F12B12">
        <w:rPr>
          <w:rFonts w:ascii="Times New Roman" w:hAnsi="Times New Roman" w:cs="Times New Roman"/>
          <w:lang w:val="en-IN"/>
        </w:rPr>
        <w:t> Separate consent requests at the point each such sharing is first proposed, with:</w:t>
      </w:r>
    </w:p>
    <w:p w14:paraId="7780BDD0" w14:textId="77777777" w:rsidR="00F12B12" w:rsidRPr="00F12B12" w:rsidRDefault="00F12B12" w:rsidP="00F12B12">
      <w:pPr>
        <w:numPr>
          <w:ilvl w:val="0"/>
          <w:numId w:val="78"/>
        </w:numPr>
        <w:spacing w:line="276" w:lineRule="auto"/>
        <w:rPr>
          <w:rFonts w:ascii="Times New Roman" w:hAnsi="Times New Roman" w:cs="Times New Roman"/>
          <w:lang w:val="en-IN"/>
        </w:rPr>
      </w:pPr>
      <w:r w:rsidRPr="00F12B12">
        <w:rPr>
          <w:rFonts w:ascii="Times New Roman" w:hAnsi="Times New Roman" w:cs="Times New Roman"/>
          <w:lang w:val="en-IN"/>
        </w:rPr>
        <w:t>Name and description of the third party;</w:t>
      </w:r>
    </w:p>
    <w:p w14:paraId="20FED37E" w14:textId="77777777" w:rsidR="00F12B12" w:rsidRPr="00F12B12" w:rsidRDefault="00F12B12" w:rsidP="00F12B12">
      <w:pPr>
        <w:numPr>
          <w:ilvl w:val="0"/>
          <w:numId w:val="78"/>
        </w:numPr>
        <w:spacing w:line="276" w:lineRule="auto"/>
        <w:rPr>
          <w:rFonts w:ascii="Times New Roman" w:hAnsi="Times New Roman" w:cs="Times New Roman"/>
          <w:lang w:val="en-IN"/>
        </w:rPr>
      </w:pPr>
      <w:r w:rsidRPr="00F12B12">
        <w:rPr>
          <w:rFonts w:ascii="Times New Roman" w:hAnsi="Times New Roman" w:cs="Times New Roman"/>
          <w:lang w:val="en-IN"/>
        </w:rPr>
        <w:t>Specific data to be shared;</w:t>
      </w:r>
    </w:p>
    <w:p w14:paraId="6B045712" w14:textId="77777777" w:rsidR="00F12B12" w:rsidRPr="00F12B12" w:rsidRDefault="00F12B12" w:rsidP="00F12B12">
      <w:pPr>
        <w:numPr>
          <w:ilvl w:val="0"/>
          <w:numId w:val="78"/>
        </w:numPr>
        <w:spacing w:line="276" w:lineRule="auto"/>
        <w:rPr>
          <w:rFonts w:ascii="Times New Roman" w:hAnsi="Times New Roman" w:cs="Times New Roman"/>
          <w:lang w:val="en-IN"/>
        </w:rPr>
      </w:pPr>
      <w:r w:rsidRPr="00F12B12">
        <w:rPr>
          <w:rFonts w:ascii="Times New Roman" w:hAnsi="Times New Roman" w:cs="Times New Roman"/>
          <w:lang w:val="en-IN"/>
        </w:rPr>
        <w:t>Purpose of sharing;</w:t>
      </w:r>
    </w:p>
    <w:p w14:paraId="208D46A0" w14:textId="77777777" w:rsidR="00F12B12" w:rsidRPr="00F12B12" w:rsidRDefault="00F12B12" w:rsidP="00F12B12">
      <w:pPr>
        <w:numPr>
          <w:ilvl w:val="0"/>
          <w:numId w:val="78"/>
        </w:numPr>
        <w:spacing w:line="276" w:lineRule="auto"/>
        <w:rPr>
          <w:rFonts w:ascii="Times New Roman" w:hAnsi="Times New Roman" w:cs="Times New Roman"/>
          <w:lang w:val="en-IN"/>
        </w:rPr>
      </w:pPr>
      <w:r w:rsidRPr="00F12B12">
        <w:rPr>
          <w:rFonts w:ascii="Times New Roman" w:hAnsi="Times New Roman" w:cs="Times New Roman"/>
          <w:lang w:val="en-IN"/>
        </w:rPr>
        <w:t>Duration; and</w:t>
      </w:r>
    </w:p>
    <w:p w14:paraId="66DB2FFB" w14:textId="77777777" w:rsidR="00F12B12" w:rsidRPr="00F12B12" w:rsidRDefault="00F12B12" w:rsidP="00F12B12">
      <w:pPr>
        <w:numPr>
          <w:ilvl w:val="0"/>
          <w:numId w:val="78"/>
        </w:numPr>
        <w:spacing w:line="276" w:lineRule="auto"/>
        <w:rPr>
          <w:rFonts w:ascii="Times New Roman" w:hAnsi="Times New Roman" w:cs="Times New Roman"/>
          <w:lang w:val="en-IN"/>
        </w:rPr>
      </w:pPr>
      <w:r w:rsidRPr="00F12B12">
        <w:rPr>
          <w:rFonts w:ascii="Times New Roman" w:hAnsi="Times New Roman" w:cs="Times New Roman"/>
          <w:lang w:val="en-IN"/>
        </w:rPr>
        <w:t>User's right to refuse without losing access to unrelated core services.</w:t>
      </w:r>
    </w:p>
    <w:p w14:paraId="1FF46D0D" w14:textId="12F292C9" w:rsidR="00F12B12" w:rsidRPr="00F12B12" w:rsidRDefault="00F12B12" w:rsidP="00F12B12">
      <w:pPr>
        <w:spacing w:line="276" w:lineRule="auto"/>
        <w:rPr>
          <w:rFonts w:ascii="Times New Roman" w:hAnsi="Times New Roman" w:cs="Times New Roman"/>
          <w:i/>
          <w:iCs/>
          <w:u w:val="single"/>
          <w:lang w:val="en-IN"/>
        </w:rPr>
      </w:pPr>
      <w:r w:rsidRPr="00F12B12">
        <w:rPr>
          <w:rFonts w:ascii="Times New Roman" w:hAnsi="Times New Roman" w:cs="Times New Roman"/>
          <w:i/>
          <w:iCs/>
          <w:u w:val="single"/>
          <w:lang w:val="en-IN"/>
        </w:rPr>
        <w:t xml:space="preserve">Layer </w:t>
      </w:r>
      <w:proofErr w:type="gramStart"/>
      <w:r w:rsidRPr="00F12B12">
        <w:rPr>
          <w:rFonts w:ascii="Times New Roman" w:hAnsi="Times New Roman" w:cs="Times New Roman"/>
          <w:i/>
          <w:iCs/>
          <w:u w:val="single"/>
          <w:lang w:val="en-IN"/>
        </w:rPr>
        <w:t>5  Marketing</w:t>
      </w:r>
      <w:proofErr w:type="gramEnd"/>
      <w:r w:rsidRPr="00F12B12">
        <w:rPr>
          <w:rFonts w:ascii="Times New Roman" w:hAnsi="Times New Roman" w:cs="Times New Roman"/>
          <w:i/>
          <w:iCs/>
          <w:u w:val="single"/>
          <w:lang w:val="en-IN"/>
        </w:rPr>
        <w:t xml:space="preserve"> &amp; Communications Consent</w:t>
      </w:r>
    </w:p>
    <w:p w14:paraId="7F084CC2" w14:textId="77777777" w:rsidR="00F12B12" w:rsidRPr="00F12B12" w:rsidRDefault="00F12B12" w:rsidP="00F12B12">
      <w:pPr>
        <w:spacing w:line="276" w:lineRule="auto"/>
        <w:rPr>
          <w:rFonts w:ascii="Times New Roman" w:hAnsi="Times New Roman" w:cs="Times New Roman"/>
          <w:lang w:val="en-IN"/>
        </w:rPr>
      </w:pPr>
      <w:r w:rsidRPr="00F12B12">
        <w:rPr>
          <w:rFonts w:ascii="Times New Roman" w:hAnsi="Times New Roman" w:cs="Times New Roman"/>
          <w:b/>
          <w:bCs/>
          <w:lang w:val="en-IN"/>
        </w:rPr>
        <w:t>Trigger:</w:t>
      </w:r>
      <w:r w:rsidRPr="00F12B12">
        <w:rPr>
          <w:rFonts w:ascii="Times New Roman" w:hAnsi="Times New Roman" w:cs="Times New Roman"/>
          <w:lang w:val="en-IN"/>
        </w:rPr>
        <w:t> During registration (as a separate, optional consent item) and upon any new marketing initiative.</w:t>
      </w:r>
    </w:p>
    <w:p w14:paraId="7C75B8CA" w14:textId="77777777" w:rsidR="00F12B12" w:rsidRPr="00F12B12" w:rsidRDefault="00F12B12" w:rsidP="00F12B12">
      <w:pPr>
        <w:spacing w:line="276" w:lineRule="auto"/>
        <w:rPr>
          <w:rFonts w:ascii="Times New Roman" w:hAnsi="Times New Roman" w:cs="Times New Roman"/>
          <w:lang w:val="en-IN"/>
        </w:rPr>
      </w:pPr>
      <w:r w:rsidRPr="00F12B12">
        <w:rPr>
          <w:rFonts w:ascii="Times New Roman" w:hAnsi="Times New Roman" w:cs="Times New Roman"/>
          <w:b/>
          <w:bCs/>
          <w:lang w:val="en-IN"/>
        </w:rPr>
        <w:t>Consent Obtained For:</w:t>
      </w:r>
    </w:p>
    <w:p w14:paraId="4B3F296C" w14:textId="77777777" w:rsidR="00F12B12" w:rsidRPr="00F12B12" w:rsidRDefault="00F12B12" w:rsidP="00F12B12">
      <w:pPr>
        <w:numPr>
          <w:ilvl w:val="0"/>
          <w:numId w:val="79"/>
        </w:numPr>
        <w:spacing w:line="276" w:lineRule="auto"/>
        <w:rPr>
          <w:rFonts w:ascii="Times New Roman" w:hAnsi="Times New Roman" w:cs="Times New Roman"/>
          <w:lang w:val="en-IN"/>
        </w:rPr>
      </w:pPr>
      <w:r w:rsidRPr="00F12B12">
        <w:rPr>
          <w:rFonts w:ascii="Times New Roman" w:hAnsi="Times New Roman" w:cs="Times New Roman"/>
          <w:lang w:val="en-IN"/>
        </w:rPr>
        <w:t>Sending promotional emails, health newsletters, and wellness campaign communications;</w:t>
      </w:r>
    </w:p>
    <w:p w14:paraId="512500CE" w14:textId="77777777" w:rsidR="00F12B12" w:rsidRPr="00F12B12" w:rsidRDefault="00F12B12" w:rsidP="00F12B12">
      <w:pPr>
        <w:numPr>
          <w:ilvl w:val="0"/>
          <w:numId w:val="79"/>
        </w:numPr>
        <w:spacing w:line="276" w:lineRule="auto"/>
        <w:rPr>
          <w:rFonts w:ascii="Times New Roman" w:hAnsi="Times New Roman" w:cs="Times New Roman"/>
          <w:lang w:val="en-IN"/>
        </w:rPr>
      </w:pPr>
      <w:r w:rsidRPr="00F12B12">
        <w:rPr>
          <w:rFonts w:ascii="Times New Roman" w:hAnsi="Times New Roman" w:cs="Times New Roman"/>
          <w:lang w:val="en-IN"/>
        </w:rPr>
        <w:t>Targeted digital advertising (separate from Platform personalisation);</w:t>
      </w:r>
    </w:p>
    <w:p w14:paraId="139CC03F" w14:textId="77777777" w:rsidR="00F12B12" w:rsidRPr="00F12B12" w:rsidRDefault="00F12B12" w:rsidP="00F12B12">
      <w:pPr>
        <w:numPr>
          <w:ilvl w:val="0"/>
          <w:numId w:val="79"/>
        </w:numPr>
        <w:spacing w:line="276" w:lineRule="auto"/>
        <w:rPr>
          <w:rFonts w:ascii="Times New Roman" w:hAnsi="Times New Roman" w:cs="Times New Roman"/>
          <w:lang w:val="en-IN"/>
        </w:rPr>
      </w:pPr>
      <w:r w:rsidRPr="00F12B12">
        <w:rPr>
          <w:rFonts w:ascii="Times New Roman" w:hAnsi="Times New Roman" w:cs="Times New Roman"/>
          <w:lang w:val="en-IN"/>
        </w:rPr>
        <w:t>Sharing contact details with marketing partners for co-branded health campaigns; and</w:t>
      </w:r>
    </w:p>
    <w:p w14:paraId="7F87E974" w14:textId="77777777" w:rsidR="00F12B12" w:rsidRPr="00F12B12" w:rsidRDefault="00F12B12" w:rsidP="00F12B12">
      <w:pPr>
        <w:numPr>
          <w:ilvl w:val="0"/>
          <w:numId w:val="79"/>
        </w:numPr>
        <w:spacing w:line="276" w:lineRule="auto"/>
        <w:rPr>
          <w:rFonts w:ascii="Times New Roman" w:hAnsi="Times New Roman" w:cs="Times New Roman"/>
          <w:lang w:val="en-IN"/>
        </w:rPr>
      </w:pPr>
      <w:r w:rsidRPr="00F12B12">
        <w:rPr>
          <w:rFonts w:ascii="Times New Roman" w:hAnsi="Times New Roman" w:cs="Times New Roman"/>
          <w:lang w:val="en-IN"/>
        </w:rPr>
        <w:t>Conducting User satisfaction surveys and feedback research.</w:t>
      </w:r>
    </w:p>
    <w:p w14:paraId="1C140CAA" w14:textId="7EF5DD17" w:rsidR="00F12B12" w:rsidRPr="00F12B12" w:rsidRDefault="00F12B12" w:rsidP="00F12B12">
      <w:pPr>
        <w:spacing w:line="276" w:lineRule="auto"/>
        <w:rPr>
          <w:rFonts w:ascii="Times New Roman" w:hAnsi="Times New Roman" w:cs="Times New Roman"/>
          <w:lang w:val="en-IN"/>
        </w:rPr>
      </w:pPr>
      <w:r w:rsidRPr="00F12B12">
        <w:rPr>
          <w:rFonts w:ascii="Times New Roman" w:hAnsi="Times New Roman" w:cs="Times New Roman"/>
          <w:b/>
          <w:bCs/>
          <w:lang w:val="en-IN"/>
        </w:rPr>
        <w:lastRenderedPageBreak/>
        <w:t>Mechanism:</w:t>
      </w:r>
      <w:r w:rsidRPr="00F12B12">
        <w:rPr>
          <w:rFonts w:ascii="Times New Roman" w:hAnsi="Times New Roman" w:cs="Times New Roman"/>
          <w:lang w:val="en-IN"/>
        </w:rPr>
        <w:t xml:space="preserve"> Separate, clearly labelled opt-in </w:t>
      </w:r>
      <w:proofErr w:type="gramStart"/>
      <w:r w:rsidRPr="00F12B12">
        <w:rPr>
          <w:rFonts w:ascii="Times New Roman" w:hAnsi="Times New Roman" w:cs="Times New Roman"/>
          <w:lang w:val="en-IN"/>
        </w:rPr>
        <w:t>checkboxes  unchecked</w:t>
      </w:r>
      <w:proofErr w:type="gramEnd"/>
      <w:r w:rsidRPr="00F12B12">
        <w:rPr>
          <w:rFonts w:ascii="Times New Roman" w:hAnsi="Times New Roman" w:cs="Times New Roman"/>
          <w:lang w:val="en-IN"/>
        </w:rPr>
        <w:t xml:space="preserve"> by default. Users who do not opt in for marketing must still receive all service-related communications without penalty.</w:t>
      </w:r>
    </w:p>
    <w:p w14:paraId="4836A375" w14:textId="77777777" w:rsidR="00F12B12" w:rsidRPr="00F12B12" w:rsidRDefault="00F12B12" w:rsidP="00F12B12">
      <w:pPr>
        <w:spacing w:line="276" w:lineRule="auto"/>
        <w:rPr>
          <w:rFonts w:ascii="Times New Roman" w:hAnsi="Times New Roman" w:cs="Times New Roman"/>
          <w:lang w:val="en-IN"/>
        </w:rPr>
      </w:pPr>
      <w:r w:rsidRPr="00F12B12">
        <w:rPr>
          <w:rFonts w:ascii="Times New Roman" w:hAnsi="Times New Roman" w:cs="Times New Roman"/>
          <w:b/>
          <w:bCs/>
          <w:lang w:val="en-IN"/>
        </w:rPr>
        <w:t>Unsubscribe:</w:t>
      </w:r>
      <w:r w:rsidRPr="00F12B12">
        <w:rPr>
          <w:rFonts w:ascii="Times New Roman" w:hAnsi="Times New Roman" w:cs="Times New Roman"/>
          <w:lang w:val="en-IN"/>
        </w:rPr>
        <w:t> Every marketing communication must contain a one-click unsubscribe mechanism. Unsubscribe requests must be processed within </w:t>
      </w:r>
      <w:r w:rsidRPr="00F12B12">
        <w:rPr>
          <w:rFonts w:ascii="Times New Roman" w:hAnsi="Times New Roman" w:cs="Times New Roman"/>
          <w:b/>
          <w:bCs/>
          <w:lang w:val="en-IN"/>
        </w:rPr>
        <w:t>10 business days</w:t>
      </w:r>
      <w:r w:rsidRPr="00F12B12">
        <w:rPr>
          <w:rFonts w:ascii="Times New Roman" w:hAnsi="Times New Roman" w:cs="Times New Roman"/>
          <w:lang w:val="en-IN"/>
        </w:rPr>
        <w:t>.</w:t>
      </w:r>
    </w:p>
    <w:p w14:paraId="20005EB8" w14:textId="7E703FDC" w:rsidR="00F12B12" w:rsidRPr="00F12B12" w:rsidRDefault="00F12B12" w:rsidP="00F12B12">
      <w:pPr>
        <w:spacing w:line="276" w:lineRule="auto"/>
        <w:rPr>
          <w:rFonts w:ascii="Times New Roman" w:hAnsi="Times New Roman" w:cs="Times New Roman"/>
          <w:b/>
          <w:bCs/>
          <w:lang w:val="en-IN"/>
        </w:rPr>
      </w:pPr>
      <w:r w:rsidRPr="00F12B12">
        <w:rPr>
          <w:rFonts w:ascii="Times New Roman" w:hAnsi="Times New Roman" w:cs="Times New Roman"/>
          <w:b/>
          <w:bCs/>
          <w:lang w:val="en-IN"/>
        </w:rPr>
        <w:t>CONSENT FOR MINORS</w:t>
      </w:r>
    </w:p>
    <w:p w14:paraId="493E70D1" w14:textId="77777777" w:rsidR="00F12B12" w:rsidRPr="00F12B12" w:rsidRDefault="00F12B12" w:rsidP="00F12B12">
      <w:pPr>
        <w:spacing w:line="276" w:lineRule="auto"/>
        <w:rPr>
          <w:rFonts w:ascii="Times New Roman" w:hAnsi="Times New Roman" w:cs="Times New Roman"/>
          <w:lang w:val="en-IN"/>
        </w:rPr>
      </w:pPr>
      <w:r w:rsidRPr="00F12B12">
        <w:rPr>
          <w:rFonts w:ascii="Times New Roman" w:hAnsi="Times New Roman" w:cs="Times New Roman"/>
          <w:lang w:val="en-IN"/>
        </w:rPr>
        <w:t>In compliance with Section 9 of the DPDP Act, 2023, which imposes specific protections for the processing of data of children (persons under 18 years):</w:t>
      </w:r>
    </w:p>
    <w:p w14:paraId="7B7ACFB3" w14:textId="155A262E" w:rsidR="00F12B12" w:rsidRPr="00627A62" w:rsidRDefault="00F12B12" w:rsidP="00F12B12">
      <w:pPr>
        <w:pStyle w:val="ListParagraph"/>
        <w:numPr>
          <w:ilvl w:val="1"/>
          <w:numId w:val="81"/>
        </w:numPr>
        <w:spacing w:line="276" w:lineRule="auto"/>
        <w:rPr>
          <w:rFonts w:ascii="Times New Roman" w:hAnsi="Times New Roman" w:cs="Times New Roman"/>
          <w:lang w:val="en-IN"/>
        </w:rPr>
      </w:pPr>
      <w:r w:rsidRPr="00627A62">
        <w:rPr>
          <w:rFonts w:ascii="Times New Roman" w:hAnsi="Times New Roman" w:cs="Times New Roman"/>
          <w:lang w:val="en-IN"/>
        </w:rPr>
        <w:t>The Platform shall not process the personal or health data of any person below the age of 18 years without the verifiable consent of a parent or legal guardian;</w:t>
      </w:r>
    </w:p>
    <w:p w14:paraId="317EF4B3" w14:textId="70C4A6A5" w:rsidR="00F12B12" w:rsidRPr="00627A62" w:rsidRDefault="00F12B12" w:rsidP="00F12B12">
      <w:pPr>
        <w:pStyle w:val="ListParagraph"/>
        <w:numPr>
          <w:ilvl w:val="1"/>
          <w:numId w:val="81"/>
        </w:numPr>
        <w:spacing w:line="276" w:lineRule="auto"/>
        <w:rPr>
          <w:rFonts w:ascii="Times New Roman" w:hAnsi="Times New Roman" w:cs="Times New Roman"/>
          <w:lang w:val="en-IN"/>
        </w:rPr>
      </w:pPr>
      <w:r w:rsidRPr="00627A62">
        <w:rPr>
          <w:rFonts w:ascii="Times New Roman" w:hAnsi="Times New Roman" w:cs="Times New Roman"/>
          <w:lang w:val="en-IN"/>
        </w:rPr>
        <w:t>The Company shall implement age verification mechanisms at the registration stage to identify minor users;</w:t>
      </w:r>
    </w:p>
    <w:p w14:paraId="6E7E3571" w14:textId="1FBD840E" w:rsidR="00F12B12" w:rsidRPr="00627A62" w:rsidRDefault="00F12B12" w:rsidP="00F12B12">
      <w:pPr>
        <w:pStyle w:val="ListParagraph"/>
        <w:numPr>
          <w:ilvl w:val="1"/>
          <w:numId w:val="81"/>
        </w:numPr>
        <w:spacing w:line="276" w:lineRule="auto"/>
        <w:rPr>
          <w:rFonts w:ascii="Times New Roman" w:hAnsi="Times New Roman" w:cs="Times New Roman"/>
          <w:lang w:val="en-IN"/>
        </w:rPr>
      </w:pPr>
      <w:r w:rsidRPr="00627A62">
        <w:rPr>
          <w:rFonts w:ascii="Times New Roman" w:hAnsi="Times New Roman" w:cs="Times New Roman"/>
          <w:lang w:val="en-IN"/>
        </w:rPr>
        <w:t>Where a parent or guardian consents on behalf of a minor, the consent record shall include the guardian's identity, relationship to the minor, and confirmation of guardianship;</w:t>
      </w:r>
    </w:p>
    <w:p w14:paraId="7AD515A6" w14:textId="56A6A835" w:rsidR="00F12B12" w:rsidRPr="00627A62" w:rsidRDefault="00F12B12" w:rsidP="00F12B12">
      <w:pPr>
        <w:pStyle w:val="ListParagraph"/>
        <w:numPr>
          <w:ilvl w:val="1"/>
          <w:numId w:val="81"/>
        </w:numPr>
        <w:spacing w:line="276" w:lineRule="auto"/>
        <w:rPr>
          <w:rFonts w:ascii="Times New Roman" w:hAnsi="Times New Roman" w:cs="Times New Roman"/>
          <w:lang w:val="en-IN"/>
        </w:rPr>
      </w:pPr>
      <w:r w:rsidRPr="00627A62">
        <w:rPr>
          <w:rFonts w:ascii="Times New Roman" w:hAnsi="Times New Roman" w:cs="Times New Roman"/>
          <w:lang w:val="en-IN"/>
        </w:rPr>
        <w:t>AI-generated health outputs for minor Users shall be routed to the consenting guardian's account with appropriate safeguards; and</w:t>
      </w:r>
    </w:p>
    <w:p w14:paraId="5BAC8D32" w14:textId="094D38C9" w:rsidR="00F12B12" w:rsidRPr="00627A62" w:rsidRDefault="00F12B12" w:rsidP="00F12B12">
      <w:pPr>
        <w:pStyle w:val="ListParagraph"/>
        <w:numPr>
          <w:ilvl w:val="1"/>
          <w:numId w:val="81"/>
        </w:numPr>
        <w:spacing w:line="276" w:lineRule="auto"/>
        <w:rPr>
          <w:rFonts w:ascii="Times New Roman" w:hAnsi="Times New Roman" w:cs="Times New Roman"/>
          <w:lang w:val="en-IN"/>
        </w:rPr>
      </w:pPr>
      <w:r w:rsidRPr="00627A62">
        <w:rPr>
          <w:rFonts w:ascii="Times New Roman" w:hAnsi="Times New Roman" w:cs="Times New Roman"/>
          <w:lang w:val="en-IN"/>
        </w:rPr>
        <w:t xml:space="preserve">The Company shall not use a minor's data for any purpose beyond core health service </w:t>
      </w:r>
      <w:del w:id="844" w:author="USER" w:date="2026-04-16T15:53:00Z">
        <w:r w:rsidRPr="00627A62" w:rsidDel="004468DD">
          <w:rPr>
            <w:rFonts w:ascii="Times New Roman" w:hAnsi="Times New Roman" w:cs="Times New Roman"/>
            <w:lang w:val="en-IN"/>
          </w:rPr>
          <w:delText>delivery  specifically</w:delText>
        </w:r>
      </w:del>
      <w:ins w:id="845" w:author="USER" w:date="2026-04-16T15:53:00Z">
        <w:r w:rsidR="004468DD" w:rsidRPr="00627A62">
          <w:rPr>
            <w:rFonts w:ascii="Times New Roman" w:hAnsi="Times New Roman" w:cs="Times New Roman"/>
            <w:lang w:val="en-IN"/>
          </w:rPr>
          <w:t>delivery specifically</w:t>
        </w:r>
      </w:ins>
      <w:r w:rsidRPr="00627A62">
        <w:rPr>
          <w:rFonts w:ascii="Times New Roman" w:hAnsi="Times New Roman" w:cs="Times New Roman"/>
          <w:lang w:val="en-IN"/>
        </w:rPr>
        <w:t>, marketing profiling of minor users is absolutely prohibited.</w:t>
      </w:r>
    </w:p>
    <w:p w14:paraId="08CC9CC3" w14:textId="7FCE2F82" w:rsidR="00F12B12" w:rsidRPr="00F12B12" w:rsidRDefault="00F12B12" w:rsidP="00F12B12">
      <w:pPr>
        <w:spacing w:line="276" w:lineRule="auto"/>
        <w:rPr>
          <w:rFonts w:ascii="Times New Roman" w:hAnsi="Times New Roman" w:cs="Times New Roman"/>
          <w:b/>
          <w:bCs/>
          <w:lang w:val="en-IN"/>
        </w:rPr>
      </w:pPr>
      <w:r w:rsidRPr="00F12B12">
        <w:rPr>
          <w:rFonts w:ascii="Times New Roman" w:hAnsi="Times New Roman" w:cs="Times New Roman"/>
          <w:b/>
          <w:bCs/>
          <w:lang w:val="en-IN"/>
        </w:rPr>
        <w:t>WITHDRAWAL OF CONSENT</w:t>
      </w:r>
    </w:p>
    <w:p w14:paraId="0ED4E59A" w14:textId="77777777" w:rsidR="00F12B12" w:rsidRPr="00F12B12" w:rsidRDefault="00F12B12" w:rsidP="00F12B12">
      <w:pPr>
        <w:spacing w:line="276" w:lineRule="auto"/>
        <w:rPr>
          <w:rFonts w:ascii="Times New Roman" w:hAnsi="Times New Roman" w:cs="Times New Roman"/>
          <w:lang w:val="en-IN"/>
        </w:rPr>
      </w:pPr>
      <w:r w:rsidRPr="00F12B12">
        <w:rPr>
          <w:rFonts w:ascii="Times New Roman" w:hAnsi="Times New Roman" w:cs="Times New Roman"/>
          <w:lang w:val="en-IN"/>
        </w:rPr>
        <w:t>Every Data Principal has an unconditional right to withdraw consent for any purpose for which consent was previously granted, at any time, without providing reasons.</w:t>
      </w:r>
    </w:p>
    <w:p w14:paraId="727AA8F1" w14:textId="77777777" w:rsidR="00F12B12" w:rsidRPr="00F12B12" w:rsidRDefault="00F12B12" w:rsidP="00F12B12">
      <w:pPr>
        <w:spacing w:line="276" w:lineRule="auto"/>
        <w:rPr>
          <w:rFonts w:ascii="Times New Roman" w:hAnsi="Times New Roman" w:cs="Times New Roman"/>
          <w:lang w:val="en-IN"/>
        </w:rPr>
      </w:pPr>
      <w:r w:rsidRPr="00F12B12">
        <w:rPr>
          <w:rFonts w:ascii="Times New Roman" w:hAnsi="Times New Roman" w:cs="Times New Roman"/>
          <w:lang w:val="en-IN"/>
        </w:rPr>
        <w:t>Consent may be withdrawn through:</w:t>
      </w:r>
    </w:p>
    <w:p w14:paraId="66B00B3A" w14:textId="46A4D77E" w:rsidR="00F12B12" w:rsidRPr="00627A62" w:rsidRDefault="00F12B12" w:rsidP="00F12B12">
      <w:pPr>
        <w:pStyle w:val="ListParagraph"/>
        <w:numPr>
          <w:ilvl w:val="1"/>
          <w:numId w:val="82"/>
        </w:numPr>
        <w:spacing w:line="276" w:lineRule="auto"/>
        <w:rPr>
          <w:rFonts w:ascii="Times New Roman" w:hAnsi="Times New Roman" w:cs="Times New Roman"/>
          <w:lang w:val="en-IN"/>
        </w:rPr>
      </w:pPr>
      <w:r w:rsidRPr="00627A62">
        <w:rPr>
          <w:rFonts w:ascii="Times New Roman" w:hAnsi="Times New Roman" w:cs="Times New Roman"/>
          <w:lang w:val="en-IN"/>
        </w:rPr>
        <w:t>The </w:t>
      </w:r>
      <w:r w:rsidRPr="00627A62">
        <w:rPr>
          <w:rFonts w:ascii="Times New Roman" w:hAnsi="Times New Roman" w:cs="Times New Roman"/>
          <w:b/>
          <w:bCs/>
          <w:lang w:val="en-IN"/>
        </w:rPr>
        <w:t>Privacy Dashboard</w:t>
      </w:r>
      <w:r w:rsidRPr="00627A62">
        <w:rPr>
          <w:rFonts w:ascii="Times New Roman" w:hAnsi="Times New Roman" w:cs="Times New Roman"/>
          <w:lang w:val="en-IN"/>
        </w:rPr>
        <w:t xml:space="preserve"> within the User's account at </w:t>
      </w:r>
      <w:proofErr w:type="gramStart"/>
      <w:r w:rsidRPr="00627A62">
        <w:rPr>
          <w:rFonts w:ascii="Times New Roman" w:hAnsi="Times New Roman" w:cs="Times New Roman"/>
          <w:lang w:val="en-IN"/>
        </w:rPr>
        <w:t>https://www.take.health/dashboard  which</w:t>
      </w:r>
      <w:proofErr w:type="gramEnd"/>
      <w:r w:rsidRPr="00627A62">
        <w:rPr>
          <w:rFonts w:ascii="Times New Roman" w:hAnsi="Times New Roman" w:cs="Times New Roman"/>
          <w:lang w:val="en-IN"/>
        </w:rPr>
        <w:t xml:space="preserve"> shall provide a clear interface to review and withdraw each active consent; or</w:t>
      </w:r>
    </w:p>
    <w:p w14:paraId="0AAB9CA5" w14:textId="7567860C" w:rsidR="00F12B12" w:rsidRPr="00627A62" w:rsidRDefault="00F12B12" w:rsidP="00F12B12">
      <w:pPr>
        <w:pStyle w:val="ListParagraph"/>
        <w:numPr>
          <w:ilvl w:val="1"/>
          <w:numId w:val="82"/>
        </w:numPr>
        <w:spacing w:line="276" w:lineRule="auto"/>
        <w:rPr>
          <w:rFonts w:ascii="Times New Roman" w:hAnsi="Times New Roman" w:cs="Times New Roman"/>
          <w:lang w:val="en-IN"/>
        </w:rPr>
      </w:pPr>
      <w:r w:rsidRPr="00627A62">
        <w:rPr>
          <w:rFonts w:ascii="Times New Roman" w:hAnsi="Times New Roman" w:cs="Times New Roman"/>
          <w:lang w:val="en-IN"/>
        </w:rPr>
        <w:t xml:space="preserve">A written request sent to </w:t>
      </w:r>
      <w:ins w:id="846" w:author="USER" w:date="2026-04-16T16:47:00Z">
        <w:r w:rsidR="00C4390B">
          <w:rPr>
            <w:rFonts w:ascii="Times New Roman" w:hAnsi="Times New Roman" w:cs="Times New Roman"/>
            <w:lang w:val="en-IN"/>
          </w:rPr>
          <w:fldChar w:fldCharType="begin"/>
        </w:r>
        <w:r w:rsidR="00C4390B">
          <w:rPr>
            <w:rFonts w:ascii="Times New Roman" w:hAnsi="Times New Roman" w:cs="Times New Roman"/>
            <w:lang w:val="en-IN"/>
          </w:rPr>
          <w:instrText xml:space="preserve"> HYPERLINK "mailto:support@takesolutions.com" </w:instrText>
        </w:r>
        <w:r w:rsidR="00C4390B">
          <w:rPr>
            <w:rFonts w:ascii="Times New Roman" w:hAnsi="Times New Roman" w:cs="Times New Roman"/>
            <w:lang w:val="en-IN"/>
          </w:rPr>
          <w:fldChar w:fldCharType="separate"/>
        </w:r>
        <w:r w:rsidR="00C4390B" w:rsidRPr="00CA6038">
          <w:rPr>
            <w:rStyle w:val="Hyperlink"/>
            <w:rFonts w:ascii="Times New Roman" w:hAnsi="Times New Roman" w:cs="Times New Roman"/>
            <w:lang w:val="en-IN"/>
          </w:rPr>
          <w:t>support@takesolutions.com</w:t>
        </w:r>
        <w:r w:rsidR="00C4390B">
          <w:rPr>
            <w:rFonts w:ascii="Times New Roman" w:hAnsi="Times New Roman" w:cs="Times New Roman"/>
            <w:lang w:val="en-IN"/>
          </w:rPr>
          <w:fldChar w:fldCharType="end"/>
        </w:r>
        <w:r w:rsidR="00C4390B">
          <w:rPr>
            <w:rFonts w:ascii="Times New Roman" w:hAnsi="Times New Roman" w:cs="Times New Roman"/>
            <w:lang w:val="en-IN"/>
          </w:rPr>
          <w:t xml:space="preserve"> </w:t>
        </w:r>
      </w:ins>
      <w:bookmarkStart w:id="847" w:name="_GoBack"/>
      <w:bookmarkEnd w:id="847"/>
      <w:del w:id="848" w:author="USER" w:date="2026-04-16T16:47:00Z">
        <w:r w:rsidRPr="00C4390B" w:rsidDel="00C4390B">
          <w:rPr>
            <w:rFonts w:ascii="Times New Roman" w:hAnsi="Times New Roman" w:cs="Times New Roman"/>
            <w:lang w:val="en-IN"/>
            <w:rPrChange w:id="849" w:author="USER" w:date="2026-04-16T16:47:00Z">
              <w:rPr>
                <w:rFonts w:ascii="Times New Roman" w:hAnsi="Times New Roman" w:cs="Times New Roman"/>
                <w:highlight w:val="cyan"/>
                <w:lang w:val="en-IN"/>
              </w:rPr>
            </w:rPrChange>
          </w:rPr>
          <w:delText>_______,</w:delText>
        </w:r>
      </w:del>
      <w:r w:rsidRPr="00627A62">
        <w:rPr>
          <w:rFonts w:ascii="Times New Roman" w:hAnsi="Times New Roman" w:cs="Times New Roman"/>
          <w:lang w:val="en-IN"/>
        </w:rPr>
        <w:t xml:space="preserve"> processed within </w:t>
      </w:r>
      <w:r w:rsidRPr="00627A62">
        <w:rPr>
          <w:rFonts w:ascii="Times New Roman" w:hAnsi="Times New Roman" w:cs="Times New Roman"/>
          <w:b/>
          <w:bCs/>
          <w:lang w:val="en-IN"/>
        </w:rPr>
        <w:t>72 hours of receipt</w:t>
      </w:r>
      <w:r w:rsidRPr="00627A62">
        <w:rPr>
          <w:rFonts w:ascii="Times New Roman" w:hAnsi="Times New Roman" w:cs="Times New Roman"/>
          <w:lang w:val="en-IN"/>
        </w:rPr>
        <w:t>.</w:t>
      </w:r>
    </w:p>
    <w:p w14:paraId="7DEF427A" w14:textId="77777777" w:rsidR="00F12B12" w:rsidRPr="00F12B12" w:rsidRDefault="00F12B12" w:rsidP="00F12B12">
      <w:pPr>
        <w:spacing w:line="276" w:lineRule="auto"/>
        <w:rPr>
          <w:rFonts w:ascii="Times New Roman" w:hAnsi="Times New Roman" w:cs="Times New Roman"/>
          <w:lang w:val="en-IN"/>
        </w:rPr>
      </w:pPr>
      <w:r w:rsidRPr="00F12B12">
        <w:rPr>
          <w:rFonts w:ascii="Times New Roman" w:hAnsi="Times New Roman" w:cs="Times New Roman"/>
          <w:lang w:val="en-IN"/>
        </w:rPr>
        <w:t>Upon withdrawal of consent for a specific processing purpose:</w:t>
      </w:r>
    </w:p>
    <w:p w14:paraId="5ED647EA" w14:textId="1325C17A" w:rsidR="00F12B12" w:rsidRPr="00627A62" w:rsidRDefault="00F12B12" w:rsidP="00F12B12">
      <w:pPr>
        <w:pStyle w:val="ListParagraph"/>
        <w:numPr>
          <w:ilvl w:val="1"/>
          <w:numId w:val="83"/>
        </w:numPr>
        <w:spacing w:line="276" w:lineRule="auto"/>
        <w:rPr>
          <w:rFonts w:ascii="Times New Roman" w:hAnsi="Times New Roman" w:cs="Times New Roman"/>
          <w:lang w:val="en-IN"/>
        </w:rPr>
      </w:pPr>
      <w:r w:rsidRPr="00627A62">
        <w:rPr>
          <w:rFonts w:ascii="Times New Roman" w:hAnsi="Times New Roman" w:cs="Times New Roman"/>
          <w:lang w:val="en-IN"/>
        </w:rPr>
        <w:t>The Company shall cease processing for that purpose immediately;</w:t>
      </w:r>
    </w:p>
    <w:p w14:paraId="5D91D71D" w14:textId="25ED5255" w:rsidR="00F12B12" w:rsidRPr="00627A62" w:rsidRDefault="00F12B12" w:rsidP="00F12B12">
      <w:pPr>
        <w:pStyle w:val="ListParagraph"/>
        <w:numPr>
          <w:ilvl w:val="1"/>
          <w:numId w:val="83"/>
        </w:numPr>
        <w:spacing w:line="276" w:lineRule="auto"/>
        <w:rPr>
          <w:rFonts w:ascii="Times New Roman" w:hAnsi="Times New Roman" w:cs="Times New Roman"/>
          <w:lang w:val="en-IN"/>
        </w:rPr>
      </w:pPr>
      <w:r w:rsidRPr="00627A62">
        <w:rPr>
          <w:rFonts w:ascii="Times New Roman" w:hAnsi="Times New Roman" w:cs="Times New Roman"/>
          <w:lang w:val="en-IN"/>
        </w:rPr>
        <w:t>Data processed prior to withdrawal remains lawfully processed and is not required to be deleted solely on account of withdrawal (unless a separate erasure request is made);</w:t>
      </w:r>
    </w:p>
    <w:p w14:paraId="3EF65E15" w14:textId="4F4342D9" w:rsidR="00F12B12" w:rsidRPr="00627A62" w:rsidRDefault="00F12B12" w:rsidP="00F12B12">
      <w:pPr>
        <w:pStyle w:val="ListParagraph"/>
        <w:numPr>
          <w:ilvl w:val="1"/>
          <w:numId w:val="83"/>
        </w:numPr>
        <w:spacing w:line="276" w:lineRule="auto"/>
        <w:rPr>
          <w:rFonts w:ascii="Times New Roman" w:hAnsi="Times New Roman" w:cs="Times New Roman"/>
          <w:lang w:val="en-IN"/>
        </w:rPr>
      </w:pPr>
      <w:r w:rsidRPr="00627A62">
        <w:rPr>
          <w:rFonts w:ascii="Times New Roman" w:hAnsi="Times New Roman" w:cs="Times New Roman"/>
          <w:lang w:val="en-IN"/>
        </w:rPr>
        <w:t>If withdrawal relates to processing necessary for core service delivery, the Company will notify the User that the relevant feature or service cannot be provided without that consent; and</w:t>
      </w:r>
    </w:p>
    <w:p w14:paraId="0C8430B6" w14:textId="347C2316" w:rsidR="00F12B12" w:rsidRPr="00627A62" w:rsidRDefault="00F12B12" w:rsidP="00F12B12">
      <w:pPr>
        <w:pStyle w:val="ListParagraph"/>
        <w:numPr>
          <w:ilvl w:val="1"/>
          <w:numId w:val="83"/>
        </w:numPr>
        <w:spacing w:line="276" w:lineRule="auto"/>
        <w:rPr>
          <w:rFonts w:ascii="Times New Roman" w:hAnsi="Times New Roman" w:cs="Times New Roman"/>
          <w:lang w:val="en-IN"/>
        </w:rPr>
      </w:pPr>
      <w:r w:rsidRPr="00627A62">
        <w:rPr>
          <w:rFonts w:ascii="Times New Roman" w:hAnsi="Times New Roman" w:cs="Times New Roman"/>
          <w:lang w:val="en-IN"/>
        </w:rPr>
        <w:t>The Company shall not penalise, degrade, or otherwise disadvantage a User for withdrawing consent for non-essential processing.</w:t>
      </w:r>
    </w:p>
    <w:p w14:paraId="23099BB2" w14:textId="2B6408B5" w:rsidR="00F12B12" w:rsidRPr="00F12B12" w:rsidRDefault="00F12B12" w:rsidP="00F12B12">
      <w:pPr>
        <w:spacing w:line="276" w:lineRule="auto"/>
        <w:rPr>
          <w:rFonts w:ascii="Times New Roman" w:hAnsi="Times New Roman" w:cs="Times New Roman"/>
          <w:b/>
          <w:bCs/>
          <w:lang w:val="en-IN"/>
        </w:rPr>
      </w:pPr>
      <w:r w:rsidRPr="00F12B12">
        <w:rPr>
          <w:rFonts w:ascii="Times New Roman" w:hAnsi="Times New Roman" w:cs="Times New Roman"/>
          <w:b/>
          <w:bCs/>
          <w:lang w:val="en-IN"/>
        </w:rPr>
        <w:t>CONSENT RECORDS &amp; AUDIT TRAIL</w:t>
      </w:r>
    </w:p>
    <w:p w14:paraId="42A6B55C" w14:textId="77777777" w:rsidR="00F12B12" w:rsidRPr="00F12B12" w:rsidRDefault="00F12B12" w:rsidP="00F12B12">
      <w:pPr>
        <w:spacing w:line="276" w:lineRule="auto"/>
        <w:rPr>
          <w:rFonts w:ascii="Times New Roman" w:hAnsi="Times New Roman" w:cs="Times New Roman"/>
          <w:lang w:val="en-IN"/>
        </w:rPr>
      </w:pPr>
      <w:r w:rsidRPr="00F12B12">
        <w:rPr>
          <w:rFonts w:ascii="Times New Roman" w:hAnsi="Times New Roman" w:cs="Times New Roman"/>
          <w:lang w:val="en-IN"/>
        </w:rPr>
        <w:t>The Company shall maintain a comprehensive Consent Management Register containing, for every consent interaction:</w:t>
      </w:r>
    </w:p>
    <w:p w14:paraId="10885F05" w14:textId="77777777" w:rsidR="00F12B12" w:rsidRPr="00F12B12" w:rsidRDefault="00F12B12" w:rsidP="00F12B12">
      <w:pPr>
        <w:numPr>
          <w:ilvl w:val="0"/>
          <w:numId w:val="80"/>
        </w:numPr>
        <w:spacing w:line="276" w:lineRule="auto"/>
        <w:rPr>
          <w:rFonts w:ascii="Times New Roman" w:hAnsi="Times New Roman" w:cs="Times New Roman"/>
          <w:lang w:val="en-IN"/>
        </w:rPr>
      </w:pPr>
      <w:r w:rsidRPr="00F12B12">
        <w:rPr>
          <w:rFonts w:ascii="Times New Roman" w:hAnsi="Times New Roman" w:cs="Times New Roman"/>
          <w:lang w:val="en-IN"/>
        </w:rPr>
        <w:t>User identifier (pseudonymised);</w:t>
      </w:r>
    </w:p>
    <w:p w14:paraId="5AB1F910" w14:textId="77777777" w:rsidR="00F12B12" w:rsidRPr="00F12B12" w:rsidRDefault="00F12B12" w:rsidP="00F12B12">
      <w:pPr>
        <w:numPr>
          <w:ilvl w:val="0"/>
          <w:numId w:val="80"/>
        </w:numPr>
        <w:spacing w:line="276" w:lineRule="auto"/>
        <w:rPr>
          <w:rFonts w:ascii="Times New Roman" w:hAnsi="Times New Roman" w:cs="Times New Roman"/>
          <w:lang w:val="en-IN"/>
        </w:rPr>
      </w:pPr>
      <w:r w:rsidRPr="00F12B12">
        <w:rPr>
          <w:rFonts w:ascii="Times New Roman" w:hAnsi="Times New Roman" w:cs="Times New Roman"/>
          <w:lang w:val="en-IN"/>
        </w:rPr>
        <w:t>Specific purpose for which consent was given or withdrawn;</w:t>
      </w:r>
    </w:p>
    <w:p w14:paraId="78ACC821" w14:textId="77777777" w:rsidR="00F12B12" w:rsidRPr="00F12B12" w:rsidRDefault="00F12B12" w:rsidP="00F12B12">
      <w:pPr>
        <w:numPr>
          <w:ilvl w:val="0"/>
          <w:numId w:val="80"/>
        </w:numPr>
        <w:spacing w:line="276" w:lineRule="auto"/>
        <w:rPr>
          <w:rFonts w:ascii="Times New Roman" w:hAnsi="Times New Roman" w:cs="Times New Roman"/>
          <w:lang w:val="en-IN"/>
        </w:rPr>
      </w:pPr>
      <w:r w:rsidRPr="00F12B12">
        <w:rPr>
          <w:rFonts w:ascii="Times New Roman" w:hAnsi="Times New Roman" w:cs="Times New Roman"/>
          <w:lang w:val="en-IN"/>
        </w:rPr>
        <w:t>Date and timestamp;</w:t>
      </w:r>
    </w:p>
    <w:p w14:paraId="17869AB8" w14:textId="77777777" w:rsidR="00F12B12" w:rsidRPr="00F12B12" w:rsidRDefault="00F12B12" w:rsidP="00F12B12">
      <w:pPr>
        <w:numPr>
          <w:ilvl w:val="0"/>
          <w:numId w:val="80"/>
        </w:numPr>
        <w:spacing w:line="276" w:lineRule="auto"/>
        <w:rPr>
          <w:rFonts w:ascii="Times New Roman" w:hAnsi="Times New Roman" w:cs="Times New Roman"/>
          <w:lang w:val="en-IN"/>
        </w:rPr>
      </w:pPr>
      <w:r w:rsidRPr="00F12B12">
        <w:rPr>
          <w:rFonts w:ascii="Times New Roman" w:hAnsi="Times New Roman" w:cs="Times New Roman"/>
          <w:lang w:val="en-IN"/>
        </w:rPr>
        <w:t>Version of the privacy policy and consent notice in force at the time;</w:t>
      </w:r>
    </w:p>
    <w:p w14:paraId="21EA3A92" w14:textId="77777777" w:rsidR="00F12B12" w:rsidRPr="00F12B12" w:rsidRDefault="00F12B12" w:rsidP="00F12B12">
      <w:pPr>
        <w:numPr>
          <w:ilvl w:val="0"/>
          <w:numId w:val="80"/>
        </w:numPr>
        <w:spacing w:line="276" w:lineRule="auto"/>
        <w:rPr>
          <w:rFonts w:ascii="Times New Roman" w:hAnsi="Times New Roman" w:cs="Times New Roman"/>
          <w:lang w:val="en-IN"/>
        </w:rPr>
      </w:pPr>
      <w:r w:rsidRPr="00F12B12">
        <w:rPr>
          <w:rFonts w:ascii="Times New Roman" w:hAnsi="Times New Roman" w:cs="Times New Roman"/>
          <w:lang w:val="en-IN"/>
        </w:rPr>
        <w:lastRenderedPageBreak/>
        <w:t>Method of consent (checkbox, button click, consent artefact);</w:t>
      </w:r>
    </w:p>
    <w:p w14:paraId="31D5AF95" w14:textId="77777777" w:rsidR="00F12B12" w:rsidRPr="00F12B12" w:rsidRDefault="00F12B12" w:rsidP="00F12B12">
      <w:pPr>
        <w:numPr>
          <w:ilvl w:val="0"/>
          <w:numId w:val="80"/>
        </w:numPr>
        <w:spacing w:line="276" w:lineRule="auto"/>
        <w:rPr>
          <w:rFonts w:ascii="Times New Roman" w:hAnsi="Times New Roman" w:cs="Times New Roman"/>
          <w:lang w:val="en-IN"/>
        </w:rPr>
      </w:pPr>
      <w:r w:rsidRPr="00F12B12">
        <w:rPr>
          <w:rFonts w:ascii="Times New Roman" w:hAnsi="Times New Roman" w:cs="Times New Roman"/>
          <w:lang w:val="en-IN"/>
        </w:rPr>
        <w:t>IP address and device type (for technical verification); and</w:t>
      </w:r>
    </w:p>
    <w:p w14:paraId="6DBDB7F9" w14:textId="77777777" w:rsidR="00F12B12" w:rsidRPr="00F12B12" w:rsidRDefault="00F12B12" w:rsidP="00F12B12">
      <w:pPr>
        <w:numPr>
          <w:ilvl w:val="0"/>
          <w:numId w:val="80"/>
        </w:numPr>
        <w:spacing w:line="276" w:lineRule="auto"/>
        <w:rPr>
          <w:rFonts w:ascii="Times New Roman" w:hAnsi="Times New Roman" w:cs="Times New Roman"/>
          <w:lang w:val="en-IN"/>
        </w:rPr>
      </w:pPr>
      <w:r w:rsidRPr="00F12B12">
        <w:rPr>
          <w:rFonts w:ascii="Times New Roman" w:hAnsi="Times New Roman" w:cs="Times New Roman"/>
          <w:lang w:val="en-IN"/>
        </w:rPr>
        <w:t>Status: Active / Withdrawn / Expired.</w:t>
      </w:r>
    </w:p>
    <w:p w14:paraId="111CCB4D" w14:textId="648E5D3B" w:rsidR="00F12B12" w:rsidRPr="00F12B12" w:rsidRDefault="00F12B12" w:rsidP="00F12B12">
      <w:pPr>
        <w:spacing w:line="276" w:lineRule="auto"/>
        <w:rPr>
          <w:rFonts w:ascii="Times New Roman" w:hAnsi="Times New Roman" w:cs="Times New Roman"/>
          <w:b/>
          <w:bCs/>
          <w:lang w:val="en-IN"/>
        </w:rPr>
      </w:pPr>
      <w:r w:rsidRPr="00F12B12">
        <w:rPr>
          <w:rFonts w:ascii="Times New Roman" w:hAnsi="Times New Roman" w:cs="Times New Roman"/>
          <w:b/>
          <w:bCs/>
          <w:lang w:val="en-IN"/>
        </w:rPr>
        <w:t>CONTACT &amp; GRIEVANCE</w:t>
      </w:r>
    </w:p>
    <w:p w14:paraId="18B01015" w14:textId="5B845441" w:rsidR="00F12B12" w:rsidRPr="00F12B12" w:rsidRDefault="00F12B12" w:rsidP="00F12B12">
      <w:pPr>
        <w:spacing w:line="276" w:lineRule="auto"/>
        <w:rPr>
          <w:rFonts w:ascii="Times New Roman" w:hAnsi="Times New Roman" w:cs="Times New Roman"/>
          <w:lang w:val="en-IN"/>
        </w:rPr>
      </w:pPr>
      <w:r w:rsidRPr="00F12B12">
        <w:rPr>
          <w:rFonts w:ascii="Times New Roman" w:hAnsi="Times New Roman" w:cs="Times New Roman"/>
          <w:lang w:val="en-IN"/>
        </w:rPr>
        <w:t xml:space="preserve">For any query, request, or complaint related to </w:t>
      </w:r>
      <w:r w:rsidR="00B542D9" w:rsidRPr="00F12B12">
        <w:rPr>
          <w:rFonts w:ascii="Times New Roman" w:hAnsi="Times New Roman" w:cs="Times New Roman"/>
          <w:lang w:val="en-IN"/>
        </w:rPr>
        <w:t>consent including</w:t>
      </w:r>
      <w:r w:rsidRPr="00F12B12">
        <w:rPr>
          <w:rFonts w:ascii="Times New Roman" w:hAnsi="Times New Roman" w:cs="Times New Roman"/>
          <w:lang w:val="en-IN"/>
        </w:rPr>
        <w:t xml:space="preserve"> requests to view, update, or withdraw </w:t>
      </w:r>
      <w:del w:id="850" w:author="USER" w:date="2026-04-16T15:53:00Z">
        <w:r w:rsidRPr="00F12B12" w:rsidDel="004468DD">
          <w:rPr>
            <w:rFonts w:ascii="Times New Roman" w:hAnsi="Times New Roman" w:cs="Times New Roman"/>
            <w:lang w:val="en-IN"/>
          </w:rPr>
          <w:delText>consent  Users</w:delText>
        </w:r>
      </w:del>
      <w:ins w:id="851" w:author="USER" w:date="2026-04-16T15:53:00Z">
        <w:r w:rsidR="004468DD" w:rsidRPr="00F12B12">
          <w:rPr>
            <w:rFonts w:ascii="Times New Roman" w:hAnsi="Times New Roman" w:cs="Times New Roman"/>
            <w:lang w:val="en-IN"/>
          </w:rPr>
          <w:t>consent Users</w:t>
        </w:r>
      </w:ins>
      <w:r w:rsidRPr="00F12B12">
        <w:rPr>
          <w:rFonts w:ascii="Times New Roman" w:hAnsi="Times New Roman" w:cs="Times New Roman"/>
          <w:lang w:val="en-IN"/>
        </w:rPr>
        <w:t xml:space="preserve"> may contact:</w:t>
      </w:r>
    </w:p>
    <w:p w14:paraId="3565B791" w14:textId="4D1C5DA2" w:rsidR="00F12B12" w:rsidRPr="00F12B12" w:rsidRDefault="00F12B12" w:rsidP="00C4390B">
      <w:pPr>
        <w:spacing w:line="276" w:lineRule="auto"/>
        <w:jc w:val="left"/>
        <w:rPr>
          <w:rFonts w:ascii="Times New Roman" w:hAnsi="Times New Roman" w:cs="Times New Roman"/>
          <w:lang w:val="en-IN"/>
        </w:rPr>
        <w:pPrChange w:id="852" w:author="USER" w:date="2026-04-16T16:46:00Z">
          <w:pPr>
            <w:spacing w:line="276" w:lineRule="auto"/>
          </w:pPr>
        </w:pPrChange>
      </w:pPr>
      <w:r w:rsidRPr="00F12B12">
        <w:rPr>
          <w:rFonts w:ascii="Times New Roman" w:hAnsi="Times New Roman" w:cs="Times New Roman"/>
          <w:b/>
          <w:bCs/>
          <w:lang w:val="en-IN"/>
        </w:rPr>
        <w:t>Data Protection / Privacy Officer:</w:t>
      </w:r>
      <w:r w:rsidR="008C7476">
        <w:rPr>
          <w:rFonts w:ascii="Times New Roman" w:hAnsi="Times New Roman" w:cs="Times New Roman"/>
          <w:b/>
          <w:bCs/>
          <w:lang w:val="en-IN"/>
        </w:rPr>
        <w:tab/>
      </w:r>
      <w:del w:id="853" w:author="USER" w:date="2026-04-16T15:53:00Z">
        <w:r w:rsidR="008C7476" w:rsidDel="004468DD">
          <w:rPr>
            <w:rFonts w:ascii="Times New Roman" w:hAnsi="Times New Roman" w:cs="Times New Roman"/>
            <w:b/>
            <w:bCs/>
            <w:lang w:val="en-IN"/>
          </w:rPr>
          <w:delText>Parmeshwer Dhangre</w:delText>
        </w:r>
        <w:r w:rsidR="008C7476" w:rsidDel="004468DD">
          <w:rPr>
            <w:rFonts w:ascii="Times New Roman" w:hAnsi="Times New Roman" w:cs="Times New Roman"/>
            <w:b/>
            <w:bCs/>
            <w:lang w:val="en-IN"/>
          </w:rPr>
          <w:tab/>
        </w:r>
      </w:del>
      <w:r w:rsidRPr="00F12B12">
        <w:rPr>
          <w:rFonts w:ascii="Times New Roman" w:hAnsi="Times New Roman" w:cs="Times New Roman"/>
          <w:lang w:val="en-IN"/>
        </w:rPr>
        <w:br/>
        <w:t xml:space="preserve">Name: </w:t>
      </w:r>
      <w:r w:rsidR="008C7476">
        <w:rPr>
          <w:rFonts w:ascii="Times New Roman" w:hAnsi="Times New Roman" w:cs="Times New Roman"/>
          <w:lang w:val="en-IN"/>
        </w:rPr>
        <w:tab/>
      </w:r>
      <w:ins w:id="854" w:author="USER" w:date="2026-04-16T16:46:00Z">
        <w:r w:rsidR="00C4390B">
          <w:rPr>
            <w:rFonts w:ascii="Times New Roman" w:hAnsi="Times New Roman" w:cs="Times New Roman"/>
            <w:lang w:val="en-IN"/>
          </w:rPr>
          <w:t xml:space="preserve">Mittal </w:t>
        </w:r>
        <w:proofErr w:type="spellStart"/>
        <w:r w:rsidR="00C4390B">
          <w:rPr>
            <w:rFonts w:ascii="Times New Roman" w:hAnsi="Times New Roman" w:cs="Times New Roman"/>
            <w:lang w:val="en-IN"/>
          </w:rPr>
          <w:t>Chavda</w:t>
        </w:r>
        <w:proofErr w:type="spellEnd"/>
        <w:r w:rsidR="00C4390B">
          <w:rPr>
            <w:rFonts w:ascii="Times New Roman" w:hAnsi="Times New Roman" w:cs="Times New Roman"/>
            <w:lang w:val="en-IN"/>
          </w:rPr>
          <w:t xml:space="preserve"> </w:t>
        </w:r>
      </w:ins>
      <w:r w:rsidRPr="00F12B12">
        <w:rPr>
          <w:rFonts w:ascii="Times New Roman" w:hAnsi="Times New Roman" w:cs="Times New Roman"/>
          <w:lang w:val="en-IN"/>
        </w:rPr>
        <w:br/>
        <w:t>Email:</w:t>
      </w:r>
      <w:r w:rsidR="008C7476" w:rsidRPr="008C7476">
        <w:rPr>
          <w:rFonts w:ascii="Times New Roman" w:eastAsia="Times New Roman" w:hAnsi="Times New Roman" w:cs="Times New Roman"/>
          <w:color w:val="000000"/>
          <w:kern w:val="0"/>
          <w:lang w:val="en-IN" w:eastAsia="en-GB" w:bidi="hi-IN"/>
          <w14:ligatures w14:val="none"/>
        </w:rPr>
        <w:t xml:space="preserve"> </w:t>
      </w:r>
      <w:r w:rsidR="00C4390B">
        <w:fldChar w:fldCharType="begin"/>
      </w:r>
      <w:r w:rsidR="00C4390B">
        <w:instrText xml:space="preserve"> HYPERLINK "mailto:support@takesolutions.com" </w:instrText>
      </w:r>
      <w:r w:rsidR="00C4390B">
        <w:fldChar w:fldCharType="separate"/>
      </w:r>
      <w:r w:rsidR="008C7476" w:rsidRPr="00D2529E">
        <w:rPr>
          <w:rStyle w:val="Hyperlink"/>
          <w:rFonts w:ascii="Times New Roman" w:eastAsia="Times New Roman" w:hAnsi="Times New Roman" w:cs="Times New Roman"/>
          <w:kern w:val="0"/>
          <w:lang w:val="en-IN" w:eastAsia="en-GB" w:bidi="hi-IN"/>
          <w14:ligatures w14:val="none"/>
        </w:rPr>
        <w:t>support@takesolutions.com</w:t>
      </w:r>
      <w:r w:rsidR="00C4390B">
        <w:rPr>
          <w:rStyle w:val="Hyperlink"/>
          <w:rFonts w:ascii="Times New Roman" w:eastAsia="Times New Roman" w:hAnsi="Times New Roman" w:cs="Times New Roman"/>
          <w:kern w:val="0"/>
          <w:lang w:val="en-IN" w:eastAsia="en-GB" w:bidi="hi-IN"/>
          <w14:ligatures w14:val="none"/>
        </w:rPr>
        <w:fldChar w:fldCharType="end"/>
      </w:r>
      <w:r w:rsidR="008C7476">
        <w:rPr>
          <w:rFonts w:ascii="Times New Roman" w:eastAsia="Times New Roman" w:hAnsi="Times New Roman" w:cs="Times New Roman"/>
          <w:color w:val="000000"/>
          <w:kern w:val="0"/>
          <w:lang w:val="en-IN" w:eastAsia="en-GB" w:bidi="hi-IN"/>
          <w14:ligatures w14:val="none"/>
        </w:rPr>
        <w:tab/>
      </w:r>
      <w:r w:rsidRPr="00F12B12">
        <w:rPr>
          <w:rFonts w:ascii="Times New Roman" w:hAnsi="Times New Roman" w:cs="Times New Roman"/>
          <w:lang w:val="en-IN"/>
        </w:rPr>
        <w:br/>
        <w:t>Acknowledgement: Within 24 hours</w:t>
      </w:r>
      <w:r w:rsidR="008C7476">
        <w:rPr>
          <w:rFonts w:ascii="Times New Roman" w:hAnsi="Times New Roman" w:cs="Times New Roman"/>
          <w:lang w:val="en-IN"/>
        </w:rPr>
        <w:tab/>
      </w:r>
      <w:r w:rsidRPr="00F12B12">
        <w:rPr>
          <w:rFonts w:ascii="Times New Roman" w:hAnsi="Times New Roman" w:cs="Times New Roman"/>
          <w:lang w:val="en-IN"/>
        </w:rPr>
        <w:br/>
        <w:t>Resolution: Within 15 days</w:t>
      </w:r>
    </w:p>
    <w:p w14:paraId="651DAD64" w14:textId="77777777" w:rsidR="00C66A7A" w:rsidRPr="006B5C08" w:rsidRDefault="00C66A7A" w:rsidP="00F12B12">
      <w:pPr>
        <w:spacing w:line="276" w:lineRule="auto"/>
        <w:rPr>
          <w:rFonts w:ascii="Times New Roman" w:hAnsi="Times New Roman" w:cs="Times New Roman"/>
          <w:lang w:val="en-IN"/>
        </w:rPr>
      </w:pPr>
    </w:p>
    <w:sectPr w:rsidR="00C66A7A" w:rsidRPr="006B5C08" w:rsidSect="00886395">
      <w:pgSz w:w="11906" w:h="16838"/>
      <w:pgMar w:top="712" w:right="827" w:bottom="711" w:left="87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Cond">
    <w:altName w:val="Arial"/>
    <w:charset w:val="00"/>
    <w:family w:val="swiss"/>
    <w:pitch w:val="variable"/>
    <w:sig w:usb0="00000001" w:usb1="00000002" w:usb2="00000000" w:usb3="00000000" w:csb0="0000019F" w:csb1="00000000"/>
  </w:font>
  <w:font w:name="Aptos">
    <w:altName w:val="Arial"/>
    <w:charset w:val="00"/>
    <w:family w:val="swiss"/>
    <w:pitch w:val="variable"/>
    <w:sig w:usb0="00000001" w:usb1="00000003" w:usb2="00000000" w:usb3="00000000" w:csb0="0000019F" w:csb1="00000000"/>
  </w:font>
  <w:font w:name="Times New Roman (Body CS)">
    <w:altName w:val="Times New Roman"/>
    <w:charset w:val="00"/>
    <w:family w:val="roman"/>
    <w:pitch w:val="variable"/>
    <w:sig w:usb0="E0002AEF" w:usb1="C0007841" w:usb2="00000009" w:usb3="00000000" w:csb0="000001FF" w:csb1="00000000"/>
  </w:font>
  <w:font w:name="Aptos Display">
    <w:altName w:val="Arial"/>
    <w:charset w:val="00"/>
    <w:family w:val="swiss"/>
    <w:pitch w:val="variable"/>
    <w:sig w:usb0="00000001" w:usb1="00000003" w:usb2="00000000" w:usb3="00000000" w:csb0="0000019F" w:csb1="00000000"/>
  </w:font>
  <w:font w:name="Mangal">
    <w:altName w:val="Courier New"/>
    <w:panose1 w:val="00000400000000000000"/>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502F2"/>
    <w:multiLevelType w:val="hybridMultilevel"/>
    <w:tmpl w:val="618465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B56DCA"/>
    <w:multiLevelType w:val="multilevel"/>
    <w:tmpl w:val="5434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86321"/>
    <w:multiLevelType w:val="multilevel"/>
    <w:tmpl w:val="7A22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C728F"/>
    <w:multiLevelType w:val="multilevel"/>
    <w:tmpl w:val="440A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D477C"/>
    <w:multiLevelType w:val="multilevel"/>
    <w:tmpl w:val="336A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17785"/>
    <w:multiLevelType w:val="multilevel"/>
    <w:tmpl w:val="F37A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64CB6"/>
    <w:multiLevelType w:val="multilevel"/>
    <w:tmpl w:val="28E6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6536D2"/>
    <w:multiLevelType w:val="multilevel"/>
    <w:tmpl w:val="A294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63A58"/>
    <w:multiLevelType w:val="multilevel"/>
    <w:tmpl w:val="0FA4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335E2"/>
    <w:multiLevelType w:val="multilevel"/>
    <w:tmpl w:val="B15A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50C0F"/>
    <w:multiLevelType w:val="hybridMultilevel"/>
    <w:tmpl w:val="9B0EFA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1C43AE4"/>
    <w:multiLevelType w:val="multilevel"/>
    <w:tmpl w:val="0C06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4670CF"/>
    <w:multiLevelType w:val="multilevel"/>
    <w:tmpl w:val="EE72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663DA1"/>
    <w:multiLevelType w:val="multilevel"/>
    <w:tmpl w:val="3A8A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8A323F"/>
    <w:multiLevelType w:val="multilevel"/>
    <w:tmpl w:val="9710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A34D67"/>
    <w:multiLevelType w:val="multilevel"/>
    <w:tmpl w:val="6306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FC12B5"/>
    <w:multiLevelType w:val="multilevel"/>
    <w:tmpl w:val="9D66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0E448E"/>
    <w:multiLevelType w:val="multilevel"/>
    <w:tmpl w:val="7C0C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2414C4"/>
    <w:multiLevelType w:val="multilevel"/>
    <w:tmpl w:val="A112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C41AAF"/>
    <w:multiLevelType w:val="multilevel"/>
    <w:tmpl w:val="C6D2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1A4215"/>
    <w:multiLevelType w:val="multilevel"/>
    <w:tmpl w:val="E332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3D75E5"/>
    <w:multiLevelType w:val="hybridMultilevel"/>
    <w:tmpl w:val="53F2DA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BCC19A0"/>
    <w:multiLevelType w:val="multilevel"/>
    <w:tmpl w:val="9B0A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C5436E"/>
    <w:multiLevelType w:val="multilevel"/>
    <w:tmpl w:val="4208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527903"/>
    <w:multiLevelType w:val="multilevel"/>
    <w:tmpl w:val="94E4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2C7002"/>
    <w:multiLevelType w:val="multilevel"/>
    <w:tmpl w:val="B43A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7558BA"/>
    <w:multiLevelType w:val="multilevel"/>
    <w:tmpl w:val="570A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811EB8"/>
    <w:multiLevelType w:val="multilevel"/>
    <w:tmpl w:val="6F46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AF5F1D"/>
    <w:multiLevelType w:val="hybridMultilevel"/>
    <w:tmpl w:val="2BB4DC02"/>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23CE4E62"/>
    <w:multiLevelType w:val="multilevel"/>
    <w:tmpl w:val="7CEE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E83DCA"/>
    <w:multiLevelType w:val="hybridMultilevel"/>
    <w:tmpl w:val="6D9A0CB4"/>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24453209"/>
    <w:multiLevelType w:val="multilevel"/>
    <w:tmpl w:val="6672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101067"/>
    <w:multiLevelType w:val="hybridMultilevel"/>
    <w:tmpl w:val="5D9EDF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29B6656A"/>
    <w:multiLevelType w:val="multilevel"/>
    <w:tmpl w:val="BDAE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3B3BF2"/>
    <w:multiLevelType w:val="multilevel"/>
    <w:tmpl w:val="E9E8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A64DC5"/>
    <w:multiLevelType w:val="multilevel"/>
    <w:tmpl w:val="8C0E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272A6B"/>
    <w:multiLevelType w:val="multilevel"/>
    <w:tmpl w:val="11EE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1514F6"/>
    <w:multiLevelType w:val="multilevel"/>
    <w:tmpl w:val="B3CE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B75F17"/>
    <w:multiLevelType w:val="multilevel"/>
    <w:tmpl w:val="5B30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FF43D3"/>
    <w:multiLevelType w:val="hybridMultilevel"/>
    <w:tmpl w:val="7552351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 w15:restartNumberingAfterBreak="0">
    <w:nsid w:val="375151F4"/>
    <w:multiLevelType w:val="multilevel"/>
    <w:tmpl w:val="880E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6249C3"/>
    <w:multiLevelType w:val="multilevel"/>
    <w:tmpl w:val="078A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CC3C5D"/>
    <w:multiLevelType w:val="multilevel"/>
    <w:tmpl w:val="EE7C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CF07CD"/>
    <w:multiLevelType w:val="multilevel"/>
    <w:tmpl w:val="0DDC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EF13F6"/>
    <w:multiLevelType w:val="multilevel"/>
    <w:tmpl w:val="06A2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A563F3"/>
    <w:multiLevelType w:val="multilevel"/>
    <w:tmpl w:val="5D32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B22553"/>
    <w:multiLevelType w:val="multilevel"/>
    <w:tmpl w:val="146E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27342E"/>
    <w:multiLevelType w:val="hybridMultilevel"/>
    <w:tmpl w:val="033088B8"/>
    <w:lvl w:ilvl="0" w:tplc="A0C2C884">
      <w:start w:val="1"/>
      <w:numFmt w:val="bullet"/>
      <w:lvlText w:val="•"/>
      <w:lvlJc w:val="left"/>
      <w:pPr>
        <w:ind w:left="720" w:hanging="360"/>
      </w:pPr>
    </w:lvl>
    <w:lvl w:ilvl="1" w:tplc="0A20E7F0">
      <w:numFmt w:val="decimal"/>
      <w:lvlText w:val=""/>
      <w:lvlJc w:val="left"/>
    </w:lvl>
    <w:lvl w:ilvl="2" w:tplc="72C21EF2">
      <w:numFmt w:val="decimal"/>
      <w:lvlText w:val=""/>
      <w:lvlJc w:val="left"/>
    </w:lvl>
    <w:lvl w:ilvl="3" w:tplc="750E253A">
      <w:numFmt w:val="decimal"/>
      <w:lvlText w:val=""/>
      <w:lvlJc w:val="left"/>
    </w:lvl>
    <w:lvl w:ilvl="4" w:tplc="7C2E8DE6">
      <w:numFmt w:val="decimal"/>
      <w:lvlText w:val=""/>
      <w:lvlJc w:val="left"/>
    </w:lvl>
    <w:lvl w:ilvl="5" w:tplc="2486824A">
      <w:numFmt w:val="decimal"/>
      <w:lvlText w:val=""/>
      <w:lvlJc w:val="left"/>
    </w:lvl>
    <w:lvl w:ilvl="6" w:tplc="D62873C0">
      <w:numFmt w:val="decimal"/>
      <w:lvlText w:val=""/>
      <w:lvlJc w:val="left"/>
    </w:lvl>
    <w:lvl w:ilvl="7" w:tplc="F0A0C4A0">
      <w:numFmt w:val="decimal"/>
      <w:lvlText w:val=""/>
      <w:lvlJc w:val="left"/>
    </w:lvl>
    <w:lvl w:ilvl="8" w:tplc="D71E4D9E">
      <w:numFmt w:val="decimal"/>
      <w:lvlText w:val=""/>
      <w:lvlJc w:val="left"/>
    </w:lvl>
  </w:abstractNum>
  <w:abstractNum w:abstractNumId="48" w15:restartNumberingAfterBreak="0">
    <w:nsid w:val="41993D5B"/>
    <w:multiLevelType w:val="multilevel"/>
    <w:tmpl w:val="FAFC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222903"/>
    <w:multiLevelType w:val="multilevel"/>
    <w:tmpl w:val="0E5E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4C7165"/>
    <w:multiLevelType w:val="multilevel"/>
    <w:tmpl w:val="F320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EF448C"/>
    <w:multiLevelType w:val="multilevel"/>
    <w:tmpl w:val="02F2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604E3A"/>
    <w:multiLevelType w:val="multilevel"/>
    <w:tmpl w:val="8BE4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6B05BC"/>
    <w:multiLevelType w:val="multilevel"/>
    <w:tmpl w:val="52A8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D82D16"/>
    <w:multiLevelType w:val="hybridMultilevel"/>
    <w:tmpl w:val="B74A49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CDC5E2E"/>
    <w:multiLevelType w:val="multilevel"/>
    <w:tmpl w:val="C4E2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75135A"/>
    <w:multiLevelType w:val="multilevel"/>
    <w:tmpl w:val="47AA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DD4353"/>
    <w:multiLevelType w:val="multilevel"/>
    <w:tmpl w:val="2832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0A03AA"/>
    <w:multiLevelType w:val="multilevel"/>
    <w:tmpl w:val="759A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C44A87"/>
    <w:multiLevelType w:val="multilevel"/>
    <w:tmpl w:val="C80C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6B55BC"/>
    <w:multiLevelType w:val="multilevel"/>
    <w:tmpl w:val="9358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D57298"/>
    <w:multiLevelType w:val="hybridMultilevel"/>
    <w:tmpl w:val="E1B8D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531E713C"/>
    <w:multiLevelType w:val="multilevel"/>
    <w:tmpl w:val="BC54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2D7429"/>
    <w:multiLevelType w:val="multilevel"/>
    <w:tmpl w:val="2402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FD1421"/>
    <w:multiLevelType w:val="hybridMultilevel"/>
    <w:tmpl w:val="EF58B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5B5065C3"/>
    <w:multiLevelType w:val="multilevel"/>
    <w:tmpl w:val="47B8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932165"/>
    <w:multiLevelType w:val="multilevel"/>
    <w:tmpl w:val="C586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CC42B5"/>
    <w:multiLevelType w:val="multilevel"/>
    <w:tmpl w:val="B6E0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467912"/>
    <w:multiLevelType w:val="multilevel"/>
    <w:tmpl w:val="162C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C65667"/>
    <w:multiLevelType w:val="multilevel"/>
    <w:tmpl w:val="CFDA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292E4F"/>
    <w:multiLevelType w:val="hybridMultilevel"/>
    <w:tmpl w:val="93A48386"/>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69232CDD"/>
    <w:multiLevelType w:val="multilevel"/>
    <w:tmpl w:val="C79C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A420D6"/>
    <w:multiLevelType w:val="multilevel"/>
    <w:tmpl w:val="E84E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AD5957"/>
    <w:multiLevelType w:val="multilevel"/>
    <w:tmpl w:val="48FC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7F4DA4"/>
    <w:multiLevelType w:val="multilevel"/>
    <w:tmpl w:val="BB24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C67A71"/>
    <w:multiLevelType w:val="multilevel"/>
    <w:tmpl w:val="08807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F962291"/>
    <w:multiLevelType w:val="multilevel"/>
    <w:tmpl w:val="4DA6406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60" w:hanging="38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4210F8"/>
    <w:multiLevelType w:val="multilevel"/>
    <w:tmpl w:val="47FA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DA61C9"/>
    <w:multiLevelType w:val="multilevel"/>
    <w:tmpl w:val="3B6A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691C50"/>
    <w:multiLevelType w:val="multilevel"/>
    <w:tmpl w:val="BC96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1C0C5E"/>
    <w:multiLevelType w:val="multilevel"/>
    <w:tmpl w:val="2BB8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915569"/>
    <w:multiLevelType w:val="multilevel"/>
    <w:tmpl w:val="BE40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0E12E7"/>
    <w:multiLevelType w:val="hybridMultilevel"/>
    <w:tmpl w:val="9D30B6A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3" w15:restartNumberingAfterBreak="0">
    <w:nsid w:val="7BFD6B48"/>
    <w:multiLevelType w:val="multilevel"/>
    <w:tmpl w:val="E968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5A7E8F"/>
    <w:multiLevelType w:val="multilevel"/>
    <w:tmpl w:val="2ED6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7E4A95"/>
    <w:multiLevelType w:val="multilevel"/>
    <w:tmpl w:val="08CA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2"/>
  </w:num>
  <w:num w:numId="2">
    <w:abstractNumId w:val="75"/>
  </w:num>
  <w:num w:numId="3">
    <w:abstractNumId w:val="81"/>
  </w:num>
  <w:num w:numId="4">
    <w:abstractNumId w:val="46"/>
  </w:num>
  <w:num w:numId="5">
    <w:abstractNumId w:val="80"/>
  </w:num>
  <w:num w:numId="6">
    <w:abstractNumId w:val="9"/>
  </w:num>
  <w:num w:numId="7">
    <w:abstractNumId w:val="13"/>
  </w:num>
  <w:num w:numId="8">
    <w:abstractNumId w:val="35"/>
  </w:num>
  <w:num w:numId="9">
    <w:abstractNumId w:val="22"/>
  </w:num>
  <w:num w:numId="10">
    <w:abstractNumId w:val="7"/>
  </w:num>
  <w:num w:numId="11">
    <w:abstractNumId w:val="74"/>
  </w:num>
  <w:num w:numId="12">
    <w:abstractNumId w:val="68"/>
  </w:num>
  <w:num w:numId="13">
    <w:abstractNumId w:val="50"/>
  </w:num>
  <w:num w:numId="14">
    <w:abstractNumId w:val="14"/>
  </w:num>
  <w:num w:numId="15">
    <w:abstractNumId w:val="43"/>
  </w:num>
  <w:num w:numId="16">
    <w:abstractNumId w:val="15"/>
  </w:num>
  <w:num w:numId="17">
    <w:abstractNumId w:val="29"/>
  </w:num>
  <w:num w:numId="18">
    <w:abstractNumId w:val="17"/>
  </w:num>
  <w:num w:numId="19">
    <w:abstractNumId w:val="36"/>
  </w:num>
  <w:num w:numId="20">
    <w:abstractNumId w:val="56"/>
  </w:num>
  <w:num w:numId="21">
    <w:abstractNumId w:val="49"/>
  </w:num>
  <w:num w:numId="22">
    <w:abstractNumId w:val="19"/>
  </w:num>
  <w:num w:numId="23">
    <w:abstractNumId w:val="37"/>
  </w:num>
  <w:num w:numId="24">
    <w:abstractNumId w:val="63"/>
  </w:num>
  <w:num w:numId="25">
    <w:abstractNumId w:val="48"/>
  </w:num>
  <w:num w:numId="26">
    <w:abstractNumId w:val="40"/>
  </w:num>
  <w:num w:numId="27">
    <w:abstractNumId w:val="62"/>
  </w:num>
  <w:num w:numId="28">
    <w:abstractNumId w:val="61"/>
  </w:num>
  <w:num w:numId="29">
    <w:abstractNumId w:val="11"/>
  </w:num>
  <w:num w:numId="30">
    <w:abstractNumId w:val="47"/>
    <w:lvlOverride w:ilvl="0">
      <w:startOverride w:val="1"/>
    </w:lvlOverride>
  </w:num>
  <w:num w:numId="31">
    <w:abstractNumId w:val="0"/>
  </w:num>
  <w:num w:numId="32">
    <w:abstractNumId w:val="32"/>
  </w:num>
  <w:num w:numId="33">
    <w:abstractNumId w:val="82"/>
  </w:num>
  <w:num w:numId="34">
    <w:abstractNumId w:val="39"/>
  </w:num>
  <w:num w:numId="35">
    <w:abstractNumId w:val="25"/>
  </w:num>
  <w:num w:numId="36">
    <w:abstractNumId w:val="66"/>
  </w:num>
  <w:num w:numId="37">
    <w:abstractNumId w:val="45"/>
  </w:num>
  <w:num w:numId="38">
    <w:abstractNumId w:val="65"/>
  </w:num>
  <w:num w:numId="39">
    <w:abstractNumId w:val="79"/>
  </w:num>
  <w:num w:numId="40">
    <w:abstractNumId w:val="59"/>
  </w:num>
  <w:num w:numId="41">
    <w:abstractNumId w:val="53"/>
  </w:num>
  <w:num w:numId="42">
    <w:abstractNumId w:val="33"/>
  </w:num>
  <w:num w:numId="43">
    <w:abstractNumId w:val="72"/>
  </w:num>
  <w:num w:numId="44">
    <w:abstractNumId w:val="71"/>
  </w:num>
  <w:num w:numId="45">
    <w:abstractNumId w:val="41"/>
  </w:num>
  <w:num w:numId="46">
    <w:abstractNumId w:val="55"/>
  </w:num>
  <w:num w:numId="47">
    <w:abstractNumId w:val="52"/>
  </w:num>
  <w:num w:numId="48">
    <w:abstractNumId w:val="27"/>
  </w:num>
  <w:num w:numId="49">
    <w:abstractNumId w:val="4"/>
  </w:num>
  <w:num w:numId="50">
    <w:abstractNumId w:val="1"/>
  </w:num>
  <w:num w:numId="51">
    <w:abstractNumId w:val="38"/>
  </w:num>
  <w:num w:numId="52">
    <w:abstractNumId w:val="51"/>
  </w:num>
  <w:num w:numId="53">
    <w:abstractNumId w:val="2"/>
  </w:num>
  <w:num w:numId="54">
    <w:abstractNumId w:val="24"/>
  </w:num>
  <w:num w:numId="55">
    <w:abstractNumId w:val="60"/>
  </w:num>
  <w:num w:numId="56">
    <w:abstractNumId w:val="44"/>
  </w:num>
  <w:num w:numId="57">
    <w:abstractNumId w:val="8"/>
  </w:num>
  <w:num w:numId="58">
    <w:abstractNumId w:val="34"/>
  </w:num>
  <w:num w:numId="59">
    <w:abstractNumId w:val="73"/>
  </w:num>
  <w:num w:numId="60">
    <w:abstractNumId w:val="67"/>
  </w:num>
  <w:num w:numId="61">
    <w:abstractNumId w:val="85"/>
  </w:num>
  <w:num w:numId="62">
    <w:abstractNumId w:val="84"/>
  </w:num>
  <w:num w:numId="63">
    <w:abstractNumId w:val="31"/>
  </w:num>
  <w:num w:numId="64">
    <w:abstractNumId w:val="26"/>
  </w:num>
  <w:num w:numId="65">
    <w:abstractNumId w:val="58"/>
  </w:num>
  <w:num w:numId="66">
    <w:abstractNumId w:val="23"/>
  </w:num>
  <w:num w:numId="67">
    <w:abstractNumId w:val="12"/>
  </w:num>
  <w:num w:numId="68">
    <w:abstractNumId w:val="69"/>
  </w:num>
  <w:num w:numId="69">
    <w:abstractNumId w:val="3"/>
  </w:num>
  <w:num w:numId="70">
    <w:abstractNumId w:val="77"/>
  </w:num>
  <w:num w:numId="71">
    <w:abstractNumId w:val="18"/>
  </w:num>
  <w:num w:numId="72">
    <w:abstractNumId w:val="64"/>
  </w:num>
  <w:num w:numId="73">
    <w:abstractNumId w:val="6"/>
  </w:num>
  <w:num w:numId="74">
    <w:abstractNumId w:val="83"/>
  </w:num>
  <w:num w:numId="75">
    <w:abstractNumId w:val="16"/>
  </w:num>
  <w:num w:numId="76">
    <w:abstractNumId w:val="20"/>
  </w:num>
  <w:num w:numId="77">
    <w:abstractNumId w:val="76"/>
  </w:num>
  <w:num w:numId="78">
    <w:abstractNumId w:val="78"/>
  </w:num>
  <w:num w:numId="79">
    <w:abstractNumId w:val="57"/>
  </w:num>
  <w:num w:numId="80">
    <w:abstractNumId w:val="5"/>
  </w:num>
  <w:num w:numId="81">
    <w:abstractNumId w:val="28"/>
  </w:num>
  <w:num w:numId="82">
    <w:abstractNumId w:val="21"/>
  </w:num>
  <w:num w:numId="83">
    <w:abstractNumId w:val="70"/>
  </w:num>
  <w:num w:numId="84">
    <w:abstractNumId w:val="30"/>
  </w:num>
  <w:num w:numId="85">
    <w:abstractNumId w:val="54"/>
  </w:num>
  <w:num w:numId="86">
    <w:abstractNumId w:val="10"/>
  </w:num>
  <w:numIdMacAtCleanup w:val="8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0C6B"/>
    <w:rsid w:val="00010929"/>
    <w:rsid w:val="000F7926"/>
    <w:rsid w:val="00141D6E"/>
    <w:rsid w:val="0024686E"/>
    <w:rsid w:val="0027289C"/>
    <w:rsid w:val="002B069D"/>
    <w:rsid w:val="002B0C6B"/>
    <w:rsid w:val="003773D9"/>
    <w:rsid w:val="00391D41"/>
    <w:rsid w:val="004468DD"/>
    <w:rsid w:val="004B6EEA"/>
    <w:rsid w:val="004D60CE"/>
    <w:rsid w:val="005422CB"/>
    <w:rsid w:val="0058280A"/>
    <w:rsid w:val="005B25BE"/>
    <w:rsid w:val="005F158B"/>
    <w:rsid w:val="0061087D"/>
    <w:rsid w:val="00627A62"/>
    <w:rsid w:val="0063795A"/>
    <w:rsid w:val="00655D5B"/>
    <w:rsid w:val="006B5C08"/>
    <w:rsid w:val="007C622C"/>
    <w:rsid w:val="00886395"/>
    <w:rsid w:val="008C20D4"/>
    <w:rsid w:val="008C7476"/>
    <w:rsid w:val="008E77BC"/>
    <w:rsid w:val="008F6AC7"/>
    <w:rsid w:val="00927E7F"/>
    <w:rsid w:val="00953A7D"/>
    <w:rsid w:val="00972703"/>
    <w:rsid w:val="00977B6D"/>
    <w:rsid w:val="00986496"/>
    <w:rsid w:val="009C349F"/>
    <w:rsid w:val="00A71674"/>
    <w:rsid w:val="00A86E85"/>
    <w:rsid w:val="00B01979"/>
    <w:rsid w:val="00B542D9"/>
    <w:rsid w:val="00BE3C81"/>
    <w:rsid w:val="00C4390B"/>
    <w:rsid w:val="00C528F0"/>
    <w:rsid w:val="00C66A7A"/>
    <w:rsid w:val="00D00BAA"/>
    <w:rsid w:val="00D55F17"/>
    <w:rsid w:val="00DC4319"/>
    <w:rsid w:val="00DC6B25"/>
    <w:rsid w:val="00DD253B"/>
    <w:rsid w:val="00E955CB"/>
    <w:rsid w:val="00EB4450"/>
    <w:rsid w:val="00EF72D3"/>
    <w:rsid w:val="00F12B12"/>
    <w:rsid w:val="00F33787"/>
    <w:rsid w:val="00FD41C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CBA50"/>
  <w15:chartTrackingRefBased/>
  <w15:docId w15:val="{0BE6C7A4-02E2-BA41-BF9F-E88493823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Nova Cond" w:eastAsiaTheme="minorHAnsi" w:hAnsi="Arial Nova Cond" w:cs="Times New Roman (Body CS)"/>
        <w:kern w:val="2"/>
        <w:sz w:val="24"/>
        <w:szCs w:val="24"/>
        <w:lang w:val="en-IN"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1">
    <w:name w:val="heading 1"/>
    <w:basedOn w:val="Normal"/>
    <w:next w:val="Normal"/>
    <w:link w:val="Heading1Char"/>
    <w:uiPriority w:val="9"/>
    <w:qFormat/>
    <w:rsid w:val="002B0C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0C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0C6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C6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B0C6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B0C6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B0C6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B0C6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B0C6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C6B"/>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2B0C6B"/>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2B0C6B"/>
    <w:rPr>
      <w:rFonts w:asciiTheme="minorHAnsi" w:eastAsiaTheme="majorEastAsia" w:hAnsiTheme="minorHAnsi"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2B0C6B"/>
    <w:rPr>
      <w:rFonts w:asciiTheme="minorHAnsi" w:eastAsiaTheme="majorEastAsia" w:hAnsiTheme="minorHAnsi"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2B0C6B"/>
    <w:rPr>
      <w:rFonts w:asciiTheme="minorHAnsi" w:eastAsiaTheme="majorEastAsia" w:hAnsiTheme="minorHAnsi" w:cstheme="majorBidi"/>
      <w:color w:val="0F4761" w:themeColor="accent1" w:themeShade="BF"/>
      <w:lang w:val="en-GB"/>
    </w:rPr>
  </w:style>
  <w:style w:type="character" w:customStyle="1" w:styleId="Heading6Char">
    <w:name w:val="Heading 6 Char"/>
    <w:basedOn w:val="DefaultParagraphFont"/>
    <w:link w:val="Heading6"/>
    <w:uiPriority w:val="9"/>
    <w:semiHidden/>
    <w:rsid w:val="002B0C6B"/>
    <w:rPr>
      <w:rFonts w:asciiTheme="minorHAnsi" w:eastAsiaTheme="majorEastAsia" w:hAnsiTheme="minorHAnsi" w:cstheme="majorBidi"/>
      <w:i/>
      <w:iCs/>
      <w:color w:val="595959" w:themeColor="text1" w:themeTint="A6"/>
      <w:lang w:val="en-GB"/>
    </w:rPr>
  </w:style>
  <w:style w:type="character" w:customStyle="1" w:styleId="Heading7Char">
    <w:name w:val="Heading 7 Char"/>
    <w:basedOn w:val="DefaultParagraphFont"/>
    <w:link w:val="Heading7"/>
    <w:uiPriority w:val="9"/>
    <w:semiHidden/>
    <w:rsid w:val="002B0C6B"/>
    <w:rPr>
      <w:rFonts w:asciiTheme="minorHAnsi" w:eastAsiaTheme="majorEastAsia" w:hAnsiTheme="minorHAnsi" w:cstheme="majorBidi"/>
      <w:color w:val="595959" w:themeColor="text1" w:themeTint="A6"/>
      <w:lang w:val="en-GB"/>
    </w:rPr>
  </w:style>
  <w:style w:type="character" w:customStyle="1" w:styleId="Heading8Char">
    <w:name w:val="Heading 8 Char"/>
    <w:basedOn w:val="DefaultParagraphFont"/>
    <w:link w:val="Heading8"/>
    <w:uiPriority w:val="9"/>
    <w:semiHidden/>
    <w:rsid w:val="002B0C6B"/>
    <w:rPr>
      <w:rFonts w:asciiTheme="minorHAnsi" w:eastAsiaTheme="majorEastAsia" w:hAnsiTheme="minorHAnsi" w:cstheme="majorBidi"/>
      <w:i/>
      <w:iCs/>
      <w:color w:val="272727" w:themeColor="text1" w:themeTint="D8"/>
      <w:lang w:val="en-GB"/>
    </w:rPr>
  </w:style>
  <w:style w:type="character" w:customStyle="1" w:styleId="Heading9Char">
    <w:name w:val="Heading 9 Char"/>
    <w:basedOn w:val="DefaultParagraphFont"/>
    <w:link w:val="Heading9"/>
    <w:uiPriority w:val="9"/>
    <w:semiHidden/>
    <w:rsid w:val="002B0C6B"/>
    <w:rPr>
      <w:rFonts w:asciiTheme="minorHAnsi" w:eastAsiaTheme="majorEastAsia" w:hAnsiTheme="minorHAnsi" w:cstheme="majorBidi"/>
      <w:color w:val="272727" w:themeColor="text1" w:themeTint="D8"/>
      <w:lang w:val="en-GB"/>
    </w:rPr>
  </w:style>
  <w:style w:type="paragraph" w:styleId="Title">
    <w:name w:val="Title"/>
    <w:basedOn w:val="Normal"/>
    <w:next w:val="Normal"/>
    <w:link w:val="TitleChar"/>
    <w:uiPriority w:val="10"/>
    <w:qFormat/>
    <w:rsid w:val="002B0C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C6B"/>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2B0C6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C6B"/>
    <w:rPr>
      <w:rFonts w:asciiTheme="minorHAnsi" w:eastAsiaTheme="majorEastAsia" w:hAnsiTheme="minorHAnsi"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2B0C6B"/>
    <w:pPr>
      <w:spacing w:before="160"/>
      <w:jc w:val="center"/>
    </w:pPr>
    <w:rPr>
      <w:i/>
      <w:iCs/>
      <w:color w:val="404040" w:themeColor="text1" w:themeTint="BF"/>
    </w:rPr>
  </w:style>
  <w:style w:type="character" w:customStyle="1" w:styleId="QuoteChar">
    <w:name w:val="Quote Char"/>
    <w:basedOn w:val="DefaultParagraphFont"/>
    <w:link w:val="Quote"/>
    <w:uiPriority w:val="29"/>
    <w:rsid w:val="002B0C6B"/>
    <w:rPr>
      <w:i/>
      <w:iCs/>
      <w:color w:val="404040" w:themeColor="text1" w:themeTint="BF"/>
      <w:lang w:val="en-GB"/>
    </w:rPr>
  </w:style>
  <w:style w:type="paragraph" w:styleId="ListParagraph">
    <w:name w:val="List Paragraph"/>
    <w:basedOn w:val="Normal"/>
    <w:uiPriority w:val="34"/>
    <w:qFormat/>
    <w:rsid w:val="002B0C6B"/>
    <w:pPr>
      <w:ind w:left="720"/>
      <w:contextualSpacing/>
    </w:pPr>
  </w:style>
  <w:style w:type="character" w:styleId="IntenseEmphasis">
    <w:name w:val="Intense Emphasis"/>
    <w:basedOn w:val="DefaultParagraphFont"/>
    <w:uiPriority w:val="21"/>
    <w:qFormat/>
    <w:rsid w:val="002B0C6B"/>
    <w:rPr>
      <w:i/>
      <w:iCs/>
      <w:color w:val="0F4761" w:themeColor="accent1" w:themeShade="BF"/>
    </w:rPr>
  </w:style>
  <w:style w:type="paragraph" w:styleId="IntenseQuote">
    <w:name w:val="Intense Quote"/>
    <w:basedOn w:val="Normal"/>
    <w:next w:val="Normal"/>
    <w:link w:val="IntenseQuoteChar"/>
    <w:uiPriority w:val="30"/>
    <w:qFormat/>
    <w:rsid w:val="002B0C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C6B"/>
    <w:rPr>
      <w:i/>
      <w:iCs/>
      <w:color w:val="0F4761" w:themeColor="accent1" w:themeShade="BF"/>
      <w:lang w:val="en-GB"/>
    </w:rPr>
  </w:style>
  <w:style w:type="character" w:styleId="IntenseReference">
    <w:name w:val="Intense Reference"/>
    <w:basedOn w:val="DefaultParagraphFont"/>
    <w:uiPriority w:val="32"/>
    <w:qFormat/>
    <w:rsid w:val="002B0C6B"/>
    <w:rPr>
      <w:b/>
      <w:bCs/>
      <w:smallCaps/>
      <w:color w:val="0F4761" w:themeColor="accent1" w:themeShade="BF"/>
      <w:spacing w:val="5"/>
    </w:rPr>
  </w:style>
  <w:style w:type="paragraph" w:customStyle="1" w:styleId="my-2">
    <w:name w:val="my-2"/>
    <w:basedOn w:val="Normal"/>
    <w:rsid w:val="002B0C6B"/>
    <w:pPr>
      <w:spacing w:before="100" w:beforeAutospacing="1" w:after="100" w:afterAutospacing="1" w:line="240" w:lineRule="auto"/>
      <w:jc w:val="left"/>
    </w:pPr>
    <w:rPr>
      <w:rFonts w:ascii="Times New Roman" w:eastAsia="Times New Roman" w:hAnsi="Times New Roman" w:cs="Times New Roman"/>
      <w:kern w:val="0"/>
      <w:lang w:val="en-IN" w:eastAsia="en-GB" w:bidi="hi-IN"/>
      <w14:ligatures w14:val="none"/>
    </w:rPr>
  </w:style>
  <w:style w:type="character" w:customStyle="1" w:styleId="citation">
    <w:name w:val="citation"/>
    <w:basedOn w:val="DefaultParagraphFont"/>
    <w:rsid w:val="002B0C6B"/>
  </w:style>
  <w:style w:type="character" w:customStyle="1" w:styleId="inline-block">
    <w:name w:val="inline-block"/>
    <w:basedOn w:val="DefaultParagraphFont"/>
    <w:rsid w:val="002B0C6B"/>
  </w:style>
  <w:style w:type="character" w:customStyle="1" w:styleId="opacity-50">
    <w:name w:val="opacity-50"/>
    <w:basedOn w:val="DefaultParagraphFont"/>
    <w:rsid w:val="002B0C6B"/>
  </w:style>
  <w:style w:type="character" w:styleId="Strong">
    <w:name w:val="Strong"/>
    <w:basedOn w:val="DefaultParagraphFont"/>
    <w:uiPriority w:val="22"/>
    <w:qFormat/>
    <w:rsid w:val="002B0C6B"/>
    <w:rPr>
      <w:b/>
      <w:bCs/>
    </w:rPr>
  </w:style>
  <w:style w:type="character" w:customStyle="1" w:styleId="apple-converted-space">
    <w:name w:val="apple-converted-space"/>
    <w:basedOn w:val="DefaultParagraphFont"/>
    <w:rsid w:val="002B0C6B"/>
  </w:style>
  <w:style w:type="character" w:styleId="HTMLCode">
    <w:name w:val="HTML Code"/>
    <w:basedOn w:val="DefaultParagraphFont"/>
    <w:uiPriority w:val="99"/>
    <w:semiHidden/>
    <w:unhideWhenUsed/>
    <w:rsid w:val="002B0C6B"/>
    <w:rPr>
      <w:rFonts w:ascii="Courier New" w:eastAsia="Times New Roman" w:hAnsi="Courier New" w:cs="Courier New"/>
      <w:sz w:val="20"/>
      <w:szCs w:val="20"/>
    </w:rPr>
  </w:style>
  <w:style w:type="character" w:styleId="Emphasis">
    <w:name w:val="Emphasis"/>
    <w:basedOn w:val="DefaultParagraphFont"/>
    <w:uiPriority w:val="20"/>
    <w:qFormat/>
    <w:rsid w:val="002B0C6B"/>
    <w:rPr>
      <w:i/>
      <w:iCs/>
    </w:rPr>
  </w:style>
  <w:style w:type="table" w:styleId="TableGrid">
    <w:name w:val="Table Grid"/>
    <w:basedOn w:val="TableNormal"/>
    <w:uiPriority w:val="39"/>
    <w:rsid w:val="00C528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8280A"/>
    <w:pPr>
      <w:spacing w:after="0" w:line="240" w:lineRule="auto"/>
      <w:jc w:val="left"/>
    </w:pPr>
    <w:rPr>
      <w:lang w:val="en-GB"/>
    </w:rPr>
  </w:style>
  <w:style w:type="character" w:styleId="Hyperlink">
    <w:name w:val="Hyperlink"/>
    <w:basedOn w:val="DefaultParagraphFont"/>
    <w:uiPriority w:val="99"/>
    <w:unhideWhenUsed/>
    <w:rsid w:val="008E77BC"/>
    <w:rPr>
      <w:color w:val="467886" w:themeColor="hyperlink"/>
      <w:u w:val="single"/>
    </w:rPr>
  </w:style>
  <w:style w:type="character" w:customStyle="1" w:styleId="UnresolvedMention">
    <w:name w:val="Unresolved Mention"/>
    <w:basedOn w:val="DefaultParagraphFont"/>
    <w:uiPriority w:val="99"/>
    <w:semiHidden/>
    <w:unhideWhenUsed/>
    <w:rsid w:val="008E77BC"/>
    <w:rPr>
      <w:color w:val="605E5C"/>
      <w:shd w:val="clear" w:color="auto" w:fill="E1DFDD"/>
    </w:rPr>
  </w:style>
  <w:style w:type="paragraph" w:styleId="NormalWeb">
    <w:name w:val="Normal (Web)"/>
    <w:basedOn w:val="Normal"/>
    <w:uiPriority w:val="99"/>
    <w:semiHidden/>
    <w:unhideWhenUsed/>
    <w:rsid w:val="007C622C"/>
    <w:pPr>
      <w:spacing w:before="100" w:beforeAutospacing="1" w:after="100" w:afterAutospacing="1" w:line="240" w:lineRule="auto"/>
      <w:jc w:val="left"/>
    </w:pPr>
    <w:rPr>
      <w:rFonts w:ascii="Times New Roman" w:eastAsia="Times New Roman" w:hAnsi="Times New Roman" w:cs="Times New Roman"/>
      <w:kern w:val="0"/>
      <w:lang w:val="en-IN" w:eastAsia="en-IN"/>
      <w14:ligatures w14:val="none"/>
    </w:rPr>
  </w:style>
  <w:style w:type="character" w:customStyle="1" w:styleId="whitespace-normal">
    <w:name w:val="whitespace-normal"/>
    <w:basedOn w:val="DefaultParagraphFont"/>
    <w:rsid w:val="007C622C"/>
  </w:style>
  <w:style w:type="paragraph" w:styleId="BalloonText">
    <w:name w:val="Balloon Text"/>
    <w:basedOn w:val="Normal"/>
    <w:link w:val="BalloonTextChar"/>
    <w:uiPriority w:val="99"/>
    <w:semiHidden/>
    <w:unhideWhenUsed/>
    <w:rsid w:val="00BE3C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3C81"/>
    <w:rPr>
      <w:rFonts w:ascii="Segoe UI"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8685837">
      <w:bodyDiv w:val="1"/>
      <w:marLeft w:val="0"/>
      <w:marRight w:val="0"/>
      <w:marTop w:val="0"/>
      <w:marBottom w:val="0"/>
      <w:divBdr>
        <w:top w:val="none" w:sz="0" w:space="0" w:color="auto"/>
        <w:left w:val="none" w:sz="0" w:space="0" w:color="auto"/>
        <w:bottom w:val="none" w:sz="0" w:space="0" w:color="auto"/>
        <w:right w:val="none" w:sz="0" w:space="0" w:color="auto"/>
      </w:divBdr>
    </w:div>
    <w:div w:id="875193686">
      <w:bodyDiv w:val="1"/>
      <w:marLeft w:val="0"/>
      <w:marRight w:val="0"/>
      <w:marTop w:val="0"/>
      <w:marBottom w:val="0"/>
      <w:divBdr>
        <w:top w:val="none" w:sz="0" w:space="0" w:color="auto"/>
        <w:left w:val="none" w:sz="0" w:space="0" w:color="auto"/>
        <w:bottom w:val="none" w:sz="0" w:space="0" w:color="auto"/>
        <w:right w:val="none" w:sz="0" w:space="0" w:color="auto"/>
      </w:divBdr>
      <w:divsChild>
        <w:div w:id="1931615836">
          <w:marLeft w:val="0"/>
          <w:marRight w:val="0"/>
          <w:marTop w:val="0"/>
          <w:marBottom w:val="0"/>
          <w:divBdr>
            <w:top w:val="none" w:sz="0" w:space="0" w:color="auto"/>
            <w:left w:val="none" w:sz="0" w:space="0" w:color="auto"/>
            <w:bottom w:val="none" w:sz="0" w:space="0" w:color="auto"/>
            <w:right w:val="none" w:sz="0" w:space="0" w:color="auto"/>
          </w:divBdr>
          <w:divsChild>
            <w:div w:id="303897778">
              <w:marLeft w:val="0"/>
              <w:marRight w:val="0"/>
              <w:marTop w:val="0"/>
              <w:marBottom w:val="0"/>
              <w:divBdr>
                <w:top w:val="none" w:sz="0" w:space="0" w:color="auto"/>
                <w:left w:val="none" w:sz="0" w:space="0" w:color="auto"/>
                <w:bottom w:val="none" w:sz="0" w:space="0" w:color="auto"/>
                <w:right w:val="none" w:sz="0" w:space="0" w:color="auto"/>
              </w:divBdr>
              <w:divsChild>
                <w:div w:id="321199750">
                  <w:marLeft w:val="0"/>
                  <w:marRight w:val="0"/>
                  <w:marTop w:val="0"/>
                  <w:marBottom w:val="0"/>
                  <w:divBdr>
                    <w:top w:val="none" w:sz="0" w:space="0" w:color="auto"/>
                    <w:left w:val="none" w:sz="0" w:space="0" w:color="auto"/>
                    <w:bottom w:val="none" w:sz="0" w:space="0" w:color="auto"/>
                    <w:right w:val="none" w:sz="0" w:space="0" w:color="auto"/>
                  </w:divBdr>
                  <w:divsChild>
                    <w:div w:id="443888634">
                      <w:marLeft w:val="0"/>
                      <w:marRight w:val="0"/>
                      <w:marTop w:val="0"/>
                      <w:marBottom w:val="0"/>
                      <w:divBdr>
                        <w:top w:val="none" w:sz="0" w:space="0" w:color="auto"/>
                        <w:left w:val="none" w:sz="0" w:space="0" w:color="auto"/>
                        <w:bottom w:val="none" w:sz="0" w:space="0" w:color="auto"/>
                        <w:right w:val="none" w:sz="0" w:space="0" w:color="auto"/>
                      </w:divBdr>
                      <w:divsChild>
                        <w:div w:id="573200271">
                          <w:marLeft w:val="0"/>
                          <w:marRight w:val="0"/>
                          <w:marTop w:val="0"/>
                          <w:marBottom w:val="0"/>
                          <w:divBdr>
                            <w:top w:val="none" w:sz="0" w:space="0" w:color="auto"/>
                            <w:left w:val="none" w:sz="0" w:space="0" w:color="auto"/>
                            <w:bottom w:val="none" w:sz="0" w:space="0" w:color="auto"/>
                            <w:right w:val="none" w:sz="0" w:space="0" w:color="auto"/>
                          </w:divBdr>
                          <w:divsChild>
                            <w:div w:id="2005812516">
                              <w:marLeft w:val="0"/>
                              <w:marRight w:val="0"/>
                              <w:marTop w:val="0"/>
                              <w:marBottom w:val="0"/>
                              <w:divBdr>
                                <w:top w:val="none" w:sz="0" w:space="0" w:color="auto"/>
                                <w:left w:val="none" w:sz="0" w:space="0" w:color="auto"/>
                                <w:bottom w:val="none" w:sz="0" w:space="0" w:color="auto"/>
                                <w:right w:val="none" w:sz="0" w:space="0" w:color="auto"/>
                              </w:divBdr>
                              <w:divsChild>
                                <w:div w:id="2501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3840559">
      <w:bodyDiv w:val="1"/>
      <w:marLeft w:val="0"/>
      <w:marRight w:val="0"/>
      <w:marTop w:val="0"/>
      <w:marBottom w:val="0"/>
      <w:divBdr>
        <w:top w:val="none" w:sz="0" w:space="0" w:color="auto"/>
        <w:left w:val="none" w:sz="0" w:space="0" w:color="auto"/>
        <w:bottom w:val="none" w:sz="0" w:space="0" w:color="auto"/>
        <w:right w:val="none" w:sz="0" w:space="0" w:color="auto"/>
      </w:divBdr>
    </w:div>
    <w:div w:id="1689797831">
      <w:bodyDiv w:val="1"/>
      <w:marLeft w:val="0"/>
      <w:marRight w:val="0"/>
      <w:marTop w:val="0"/>
      <w:marBottom w:val="0"/>
      <w:divBdr>
        <w:top w:val="none" w:sz="0" w:space="0" w:color="auto"/>
        <w:left w:val="none" w:sz="0" w:space="0" w:color="auto"/>
        <w:bottom w:val="none" w:sz="0" w:space="0" w:color="auto"/>
        <w:right w:val="none" w:sz="0" w:space="0" w:color="auto"/>
      </w:divBdr>
    </w:div>
    <w:div w:id="1753044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upport@takesolutions.com" TargetMode="External"/><Relationship Id="rId5" Type="http://schemas.openxmlformats.org/officeDocument/2006/relationships/hyperlink" Target="http://www.take.health"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445</TotalTime>
  <Pages>35</Pages>
  <Words>17871</Words>
  <Characters>101869</Characters>
  <Application>Microsoft Office Word</Application>
  <DocSecurity>0</DocSecurity>
  <Lines>848</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Isheta - TrailBlazer Advocates</dc:creator>
  <cp:keywords/>
  <dc:description/>
  <cp:lastModifiedBy>USER</cp:lastModifiedBy>
  <cp:revision>25</cp:revision>
  <dcterms:created xsi:type="dcterms:W3CDTF">2026-04-14T10:50:00Z</dcterms:created>
  <dcterms:modified xsi:type="dcterms:W3CDTF">2026-04-16T11:17:00Z</dcterms:modified>
</cp:coreProperties>
</file>